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E0C1E" w14:textId="77777777" w:rsidR="00A7296A" w:rsidRPr="00797BB9" w:rsidRDefault="00000000">
      <w:pPr>
        <w:pStyle w:val="Ttulo"/>
        <w:rPr>
          <w:lang w:val="es-CL"/>
        </w:rPr>
      </w:pPr>
      <w:r w:rsidRPr="00797BB9">
        <w:rPr>
          <w:lang w:val="es-CL"/>
        </w:rPr>
        <w:t xml:space="preserve">PERFILES DE INDIVIDUALISMO Y SU RELACIÓN CON EL APOYO A UN </w:t>
      </w:r>
      <w:r w:rsidRPr="00797BB9">
        <w:rPr>
          <w:lang w:val="es-ES_tradnl"/>
        </w:rPr>
        <w:t>LÍDER</w:t>
      </w:r>
      <w:r w:rsidRPr="00797BB9">
        <w:rPr>
          <w:lang w:val="es-CL"/>
        </w:rPr>
        <w:t xml:space="preserve"> </w:t>
      </w:r>
      <w:r w:rsidRPr="00797BB9">
        <w:rPr>
          <w:lang w:val="es-ES"/>
        </w:rPr>
        <w:t>FUERTE</w:t>
      </w:r>
      <w:r w:rsidRPr="00797BB9">
        <w:rPr>
          <w:lang w:val="es-CL"/>
        </w:rPr>
        <w:t xml:space="preserve"> EN LA SOCIEDAD CHILENA</w:t>
      </w:r>
    </w:p>
    <w:p w14:paraId="7E53AB38" w14:textId="77777777" w:rsidR="00A7296A" w:rsidRPr="00797BB9" w:rsidRDefault="00A7296A">
      <w:pPr>
        <w:pStyle w:val="Subttulo"/>
        <w:rPr>
          <w:lang w:val="es-CL"/>
        </w:rPr>
      </w:pPr>
    </w:p>
    <w:p w14:paraId="6ADC78C1" w14:textId="77777777" w:rsidR="00A7296A" w:rsidRPr="00797BB9" w:rsidRDefault="00000000">
      <w:pPr>
        <w:pStyle w:val="Author"/>
        <w:rPr>
          <w:lang w:val="es-CL"/>
        </w:rPr>
      </w:pPr>
      <w:r w:rsidRPr="00797BB9">
        <w:rPr>
          <w:lang w:val="es-CL"/>
        </w:rPr>
        <w:t>GABRIEL CORTÉS PAREDES</w:t>
      </w:r>
    </w:p>
    <w:p w14:paraId="2711763B" w14:textId="77777777" w:rsidR="00A7296A" w:rsidRPr="00797BB9" w:rsidRDefault="00000000">
      <w:pPr>
        <w:pStyle w:val="Fecha"/>
        <w:rPr>
          <w:lang w:val="es-CL"/>
        </w:rPr>
      </w:pPr>
      <w:r w:rsidRPr="00797BB9">
        <w:rPr>
          <w:lang w:val="es-CL"/>
        </w:rPr>
        <w:t>Santiago de Chile, 2023</w:t>
      </w:r>
    </w:p>
    <w:p w14:paraId="63F1817C" w14:textId="77777777" w:rsidR="00A7296A" w:rsidRPr="00797BB9" w:rsidRDefault="00000000">
      <w:pPr>
        <w:pStyle w:val="Ttulo1"/>
        <w:rPr>
          <w:lang w:val="es-CL"/>
        </w:rPr>
      </w:pPr>
      <w:bookmarkStart w:id="0" w:name="abstract"/>
      <w:proofErr w:type="spellStart"/>
      <w:r w:rsidRPr="00797BB9">
        <w:rPr>
          <w:lang w:val="es-CL"/>
        </w:rPr>
        <w:t>Abstract</w:t>
      </w:r>
      <w:proofErr w:type="spellEnd"/>
    </w:p>
    <w:p w14:paraId="430159E6" w14:textId="3E4B290C" w:rsidR="00A7296A" w:rsidRPr="00797BB9" w:rsidRDefault="00000000">
      <w:pPr>
        <w:pStyle w:val="FirstParagraph"/>
        <w:rPr>
          <w:lang w:val="es-CL"/>
        </w:rPr>
      </w:pPr>
      <w:r w:rsidRPr="00797BB9">
        <w:rPr>
          <w:lang w:val="es-CL"/>
        </w:rPr>
        <w:t>Esta investigación buscó explorar las consecuencias políticas, sociales y económicas derivadas de la relación entre el individualismo y las preferencias políticas. En concreto, se propuso establecer cómo el apoyo a un líder fuerte se relaciona con los diferentes perfiles de individualismo en la sociedad chilena. Aquí, el individualismo se conceptualiza no a partir de las definiciones tradicionales de la psicología cultural, sino como un producto de procesos sociohistóricos de</w:t>
      </w:r>
      <w:ins w:id="1" w:author="Gabriel Cortes" w:date="2024-03-27T12:28:00Z">
        <w:r w:rsidR="00797BB9">
          <w:rPr>
            <w:lang w:val="es-CL"/>
          </w:rPr>
          <w:t xml:space="preserve"> </w:t>
        </w:r>
      </w:ins>
      <w:del w:id="2" w:author="Gabriel Cortes" w:date="2024-03-27T12:27:00Z">
        <w:r w:rsidRPr="00797BB9" w:rsidDel="00797BB9">
          <w:rPr>
            <w:lang w:val="es-CL"/>
          </w:rPr>
          <w:delText xml:space="preserve"> </w:delText>
        </w:r>
      </w:del>
      <w:ins w:id="3" w:author="Gabriel Cortes" w:date="2024-03-27T12:27:00Z">
        <w:r w:rsidR="00797BB9">
          <w:rPr>
            <w:lang w:val="es-CL"/>
          </w:rPr>
          <w:t>individuación</w:t>
        </w:r>
      </w:ins>
      <w:del w:id="4" w:author="Gabriel Cortes" w:date="2024-03-27T12:27:00Z">
        <w:r w:rsidRPr="00797BB9" w:rsidDel="00797BB9">
          <w:rPr>
            <w:lang w:val="es-CL"/>
          </w:rPr>
          <w:delText>individualización</w:delText>
        </w:r>
      </w:del>
      <w:r w:rsidRPr="00797BB9">
        <w:rPr>
          <w:lang w:val="es-CL"/>
        </w:rPr>
        <w:t>, que varían no solo entre culturas sino también dentro de una misma sociedad.</w:t>
      </w:r>
    </w:p>
    <w:p w14:paraId="25E29CF4" w14:textId="77777777" w:rsidR="00A7296A" w:rsidRPr="00797BB9" w:rsidRDefault="00000000">
      <w:pPr>
        <w:pStyle w:val="Textoindependiente"/>
        <w:rPr>
          <w:lang w:val="es-CL"/>
        </w:rPr>
      </w:pPr>
      <w:r w:rsidRPr="00797BB9">
        <w:rPr>
          <w:lang w:val="es-CL"/>
        </w:rPr>
        <w:t>Utilizando datos secundarios de la 7ma Ola de la Encuesta Mundial de Valores en Chile (2018), se llevó a cabo un Análisis de Clases Latentes. Este análisis reveló cuatro perfiles distintos de individualismo: Individualismo Autoritario, Individualismo Conservador, Individualismo Liberal e Individualismo Estratégico.</w:t>
      </w:r>
    </w:p>
    <w:p w14:paraId="01AC12AA" w14:textId="77777777" w:rsidR="00A7296A" w:rsidRPr="00797BB9" w:rsidRDefault="00000000">
      <w:pPr>
        <w:pStyle w:val="Textoindependiente"/>
        <w:rPr>
          <w:lang w:val="es-CL"/>
        </w:rPr>
      </w:pPr>
      <w:r w:rsidRPr="00797BB9">
        <w:rPr>
          <w:lang w:val="es-CL"/>
        </w:rPr>
        <w:t>Mediante un análisis de varianza y una regresión logística, se observó que estos perfiles de individualismo presentan diferencias significativas en su nivel de apoyo a un líder fuerte. Mientras que el Individualismo Estratégico y el Autoritario muestran una relación positiva con este tipo de liderazgo, el Individualismo Conservador y el Liberal tienden a relacionarse negativamente.</w:t>
      </w:r>
    </w:p>
    <w:p w14:paraId="4154A4F4" w14:textId="77777777" w:rsidR="00A7296A" w:rsidRPr="00797BB9" w:rsidRDefault="00000000">
      <w:pPr>
        <w:pStyle w:val="Textoindependiente"/>
        <w:rPr>
          <w:lang w:val="es-CL"/>
        </w:rPr>
      </w:pPr>
      <w:r w:rsidRPr="00797BB9">
        <w:rPr>
          <w:lang w:val="es-CL"/>
        </w:rPr>
        <w:t>Los resultados sugieren que la relación entre el individualismo y el apoyo a un líder fuerte es significativa, pero divergente entre distintos grupos. Esto ilustra un panorama general en el que las manifestaciones del individualismo, y su relación con otros fenómenos, aparecen como más complejas de lo que otros estudios han propuesto.</w:t>
      </w:r>
    </w:p>
    <w:p w14:paraId="6748EA06" w14:textId="1A9AC105" w:rsidR="00A7296A" w:rsidRPr="00797BB9" w:rsidRDefault="00000000">
      <w:pPr>
        <w:pStyle w:val="Textoindependiente"/>
        <w:rPr>
          <w:lang w:val="es-CL"/>
        </w:rPr>
      </w:pPr>
      <w:r w:rsidRPr="00797BB9">
        <w:rPr>
          <w:b/>
          <w:bCs/>
          <w:lang w:val="es-CL"/>
        </w:rPr>
        <w:t>Conceptos Claves:</w:t>
      </w:r>
      <w:r w:rsidRPr="00797BB9">
        <w:rPr>
          <w:lang w:val="es-CL"/>
        </w:rPr>
        <w:t xml:space="preserve"> Individualismo – Apoyo a l</w:t>
      </w:r>
      <w:ins w:id="5" w:author="Gabriel Cortes" w:date="2024-03-27T12:29:00Z">
        <w:r w:rsidR="00797BB9">
          <w:rPr>
            <w:lang w:val="es-CL"/>
          </w:rPr>
          <w:t>í</w:t>
        </w:r>
      </w:ins>
      <w:del w:id="6" w:author="Gabriel Cortes" w:date="2024-03-27T12:29:00Z">
        <w:r w:rsidRPr="00797BB9" w:rsidDel="00797BB9">
          <w:rPr>
            <w:lang w:val="es-CL"/>
          </w:rPr>
          <w:delText>i</w:delText>
        </w:r>
      </w:del>
      <w:r w:rsidRPr="00797BB9">
        <w:rPr>
          <w:lang w:val="es-CL"/>
        </w:rPr>
        <w:t>deres fuertes – Individualización – Análisis de Clases Latentes</w:t>
      </w:r>
    </w:p>
    <w:p w14:paraId="7346E0A9" w14:textId="77777777" w:rsidR="00A7296A" w:rsidRPr="00797BB9" w:rsidRDefault="00000000">
      <w:pPr>
        <w:pStyle w:val="Ttulo1"/>
        <w:rPr>
          <w:lang w:val="es-CL"/>
        </w:rPr>
      </w:pPr>
      <w:bookmarkStart w:id="7" w:name="antecedentes"/>
      <w:bookmarkEnd w:id="0"/>
      <w:r w:rsidRPr="00797BB9">
        <w:rPr>
          <w:rStyle w:val="SectionNumber"/>
          <w:lang w:val="es-CL"/>
        </w:rPr>
        <w:t>1</w:t>
      </w:r>
      <w:r w:rsidRPr="00797BB9">
        <w:rPr>
          <w:lang w:val="es-CL"/>
        </w:rPr>
        <w:tab/>
        <w:t>Antecedentes</w:t>
      </w:r>
    </w:p>
    <w:p w14:paraId="0125B699" w14:textId="77777777" w:rsidR="00A7296A" w:rsidRPr="00797BB9" w:rsidRDefault="00000000">
      <w:pPr>
        <w:pStyle w:val="FirstParagraph"/>
        <w:rPr>
          <w:lang w:val="es-CL"/>
        </w:rPr>
      </w:pPr>
      <w:r w:rsidRPr="00797BB9">
        <w:rPr>
          <w:lang w:val="es-CL"/>
        </w:rPr>
        <w:t xml:space="preserve">El presente trabajo busca explorar la relación entre los perfiles de individualismo y el apoyo a un líder fuerte en la sociedad chilena. En un contexto político que, tanto a nivel </w:t>
      </w:r>
      <w:r w:rsidRPr="00797BB9">
        <w:rPr>
          <w:lang w:val="es-CL"/>
        </w:rPr>
        <w:lastRenderedPageBreak/>
        <w:t>nacional como internacional, los liderazgos autoritarios y populistas cobran mayor relevancia, esta investigación se centra en entender como divergencias en los procesos de individualización pueden estar asociados con formas de ejercer el poder que se alejan del ideal democrático y representativo. De tal modo, esta investigación se propone arrojar luz sobre las consecuencias políticas del individualismo, en sus distintas expresiones, en la sociedad chilena.</w:t>
      </w:r>
    </w:p>
    <w:p w14:paraId="1EDAC128" w14:textId="77777777" w:rsidR="00A7296A" w:rsidRPr="00797BB9" w:rsidRDefault="00000000">
      <w:pPr>
        <w:pStyle w:val="Textoindependiente"/>
        <w:rPr>
          <w:lang w:val="es-CL"/>
        </w:rPr>
      </w:pPr>
      <w:r w:rsidRPr="00797BB9">
        <w:rPr>
          <w:lang w:val="es-CL"/>
        </w:rPr>
        <w:t>En los últimos años ha sido posible observar varios indicadores que apuntan hacia una disminución en el apoyo de los chilenos a la democracia (</w:t>
      </w:r>
      <w:r>
        <w:fldChar w:fldCharType="begin"/>
      </w:r>
      <w:r w:rsidRPr="000C4508">
        <w:rPr>
          <w:lang w:val="es-CL"/>
          <w:rPrChange w:id="8" w:author="Gabriel Cortes" w:date="2024-03-28T11:53:00Z">
            <w:rPr/>
          </w:rPrChange>
        </w:rPr>
        <w:instrText>HYPERLINK \l "ref-cep" \h</w:instrText>
      </w:r>
      <w:r>
        <w:fldChar w:fldCharType="separate"/>
      </w:r>
      <w:r w:rsidRPr="00797BB9">
        <w:rPr>
          <w:rStyle w:val="Hipervnculo"/>
          <w:lang w:val="es-CL"/>
        </w:rPr>
        <w:t>CEP, 2023</w:t>
      </w:r>
      <w:r>
        <w:rPr>
          <w:rStyle w:val="Hipervnculo"/>
          <w:lang w:val="es-CL"/>
        </w:rPr>
        <w:fldChar w:fldCharType="end"/>
      </w:r>
      <w:r w:rsidRPr="00797BB9">
        <w:rPr>
          <w:lang w:val="es-CL"/>
        </w:rPr>
        <w:t>), sumado a un aumento en las preferencias por opciones populistas o autoritarias (</w:t>
      </w:r>
      <w:r>
        <w:fldChar w:fldCharType="begin"/>
      </w:r>
      <w:r w:rsidRPr="000C4508">
        <w:rPr>
          <w:lang w:val="es-CL"/>
          <w:rPrChange w:id="9" w:author="Gabriel Cortes" w:date="2024-03-28T11:53:00Z">
            <w:rPr/>
          </w:rPrChange>
        </w:rPr>
        <w:instrText>HYPERLINK \l "ref-cadem2023" \h</w:instrText>
      </w:r>
      <w:r>
        <w:fldChar w:fldCharType="separate"/>
      </w:r>
      <w:r w:rsidRPr="00797BB9">
        <w:rPr>
          <w:rStyle w:val="Hipervnculo"/>
          <w:lang w:val="es-CL"/>
        </w:rPr>
        <w:t>CADEM, 2023</w:t>
      </w:r>
      <w:r>
        <w:rPr>
          <w:rStyle w:val="Hipervnculo"/>
          <w:lang w:val="es-CL"/>
        </w:rPr>
        <w:fldChar w:fldCharType="end"/>
      </w:r>
      <w:r w:rsidRPr="00797BB9">
        <w:rPr>
          <w:lang w:val="es-CL"/>
        </w:rPr>
        <w:t xml:space="preserve">; </w:t>
      </w:r>
      <w:r>
        <w:fldChar w:fldCharType="begin"/>
      </w:r>
      <w:r w:rsidRPr="000C4508">
        <w:rPr>
          <w:lang w:val="es-CL"/>
          <w:rPrChange w:id="10" w:author="Gabriel Cortes" w:date="2024-03-28T11:53:00Z">
            <w:rPr/>
          </w:rPrChange>
        </w:rPr>
        <w:instrText>HYPERLINK \l "ref-cerc-mori" \h</w:instrText>
      </w:r>
      <w:r>
        <w:fldChar w:fldCharType="separate"/>
      </w:r>
      <w:r w:rsidRPr="00797BB9">
        <w:rPr>
          <w:rStyle w:val="Hipervnculo"/>
          <w:lang w:val="es-CL"/>
        </w:rPr>
        <w:t>CERC-MORI, 2023</w:t>
      </w:r>
      <w:r>
        <w:rPr>
          <w:rStyle w:val="Hipervnculo"/>
          <w:lang w:val="es-CL"/>
        </w:rPr>
        <w:fldChar w:fldCharType="end"/>
      </w:r>
      <w:r w:rsidRPr="00797BB9">
        <w:rPr>
          <w:lang w:val="es-CL"/>
        </w:rPr>
        <w:t xml:space="preserve">; </w:t>
      </w:r>
      <w:r>
        <w:fldChar w:fldCharType="begin"/>
      </w:r>
      <w:r w:rsidRPr="000C4508">
        <w:rPr>
          <w:lang w:val="es-CL"/>
          <w:rPrChange w:id="11" w:author="Gabriel Cortes" w:date="2024-03-28T11:53:00Z">
            <w:rPr/>
          </w:rPrChange>
        </w:rPr>
        <w:instrText>HYPERLINK \l "ref-diaz2023" \h</w:instrText>
      </w:r>
      <w:r>
        <w:fldChar w:fldCharType="separate"/>
      </w:r>
      <w:r w:rsidRPr="00797BB9">
        <w:rPr>
          <w:rStyle w:val="Hipervnculo"/>
          <w:lang w:val="es-CL"/>
        </w:rPr>
        <w:t>Díaz et al., 2023</w:t>
      </w:r>
      <w:r>
        <w:rPr>
          <w:rStyle w:val="Hipervnculo"/>
          <w:lang w:val="es-CL"/>
        </w:rPr>
        <w:fldChar w:fldCharType="end"/>
      </w:r>
      <w:r w:rsidRPr="00797BB9">
        <w:rPr>
          <w:lang w:val="es-CL"/>
        </w:rPr>
        <w:t>), así como un profundo distanciamiento entre élites políticas y la ciudadanía (</w:t>
      </w:r>
      <w:r>
        <w:fldChar w:fldCharType="begin"/>
      </w:r>
      <w:r w:rsidRPr="000C4508">
        <w:rPr>
          <w:lang w:val="es-CL"/>
          <w:rPrChange w:id="12" w:author="Gabriel Cortes" w:date="2024-03-28T11:53:00Z">
            <w:rPr/>
          </w:rPrChange>
        </w:rPr>
        <w:instrText>HYPERLINK \l "ref-luna2016" \h</w:instrText>
      </w:r>
      <w:r>
        <w:fldChar w:fldCharType="separate"/>
      </w:r>
      <w:r w:rsidRPr="00797BB9">
        <w:rPr>
          <w:rStyle w:val="Hipervnculo"/>
          <w:lang w:val="es-CL"/>
        </w:rPr>
        <w:t>Luna, 2016</w:t>
      </w:r>
      <w:r>
        <w:rPr>
          <w:rStyle w:val="Hipervnculo"/>
          <w:lang w:val="es-CL"/>
        </w:rPr>
        <w:fldChar w:fldCharType="end"/>
      </w:r>
      <w:r w:rsidRPr="00797BB9">
        <w:rPr>
          <w:lang w:val="es-CL"/>
        </w:rPr>
        <w:t>). En este contexto, resulta plausible que surjan tendencias que aboguen por liderazgos fuertes capaces de cumplir con eficacia las demandas de los ciudadanos, incluso a expensas de respaldar soluciones autoritarias o no-democráticas (</w:t>
      </w:r>
      <w:r>
        <w:fldChar w:fldCharType="begin"/>
      </w:r>
      <w:r w:rsidRPr="000C4508">
        <w:rPr>
          <w:lang w:val="es-CL"/>
          <w:rPrChange w:id="13" w:author="Gabriel Cortes" w:date="2024-03-28T11:53:00Z">
            <w:rPr/>
          </w:rPrChange>
        </w:rPr>
        <w:instrText>HYPERLINK \l "ref-carlin2018" \h</w:instrText>
      </w:r>
      <w:r>
        <w:fldChar w:fldCharType="separate"/>
      </w:r>
      <w:r w:rsidRPr="00797BB9">
        <w:rPr>
          <w:rStyle w:val="Hipervnculo"/>
          <w:lang w:val="es-CL"/>
        </w:rPr>
        <w:t>Carlin, 2018</w:t>
      </w:r>
      <w:r>
        <w:rPr>
          <w:rStyle w:val="Hipervnculo"/>
          <w:lang w:val="es-CL"/>
        </w:rPr>
        <w:fldChar w:fldCharType="end"/>
      </w:r>
      <w:r w:rsidRPr="00797BB9">
        <w:rPr>
          <w:lang w:val="es-CL"/>
        </w:rPr>
        <w:t>).</w:t>
      </w:r>
    </w:p>
    <w:p w14:paraId="4930F080" w14:textId="77777777" w:rsidR="00A7296A" w:rsidRPr="00797BB9" w:rsidRDefault="00000000">
      <w:pPr>
        <w:pStyle w:val="Textoindependiente"/>
        <w:rPr>
          <w:lang w:val="es-CL"/>
        </w:rPr>
      </w:pPr>
      <w:r w:rsidRPr="00797BB9">
        <w:rPr>
          <w:lang w:val="es-CL"/>
        </w:rPr>
        <w:t xml:space="preserve">Por supuesto, la disminución del apoyo a la democracia y el surgimiento de opciones autoritarias o populistas no es un fenómeno únicamente local, y ha sido estudiado ampliamente en varias regiones del mundo bajo diversas etiquetas, tales como </w:t>
      </w:r>
      <w:r w:rsidRPr="00797BB9">
        <w:rPr>
          <w:i/>
          <w:iCs/>
          <w:lang w:val="es-CL"/>
        </w:rPr>
        <w:t>liderazgos fuertes, no-democráticos o delegativos</w:t>
      </w:r>
      <w:r w:rsidRPr="00797BB9">
        <w:rPr>
          <w:lang w:val="es-CL"/>
        </w:rPr>
        <w:t xml:space="preserve"> (</w:t>
      </w:r>
      <w:r>
        <w:fldChar w:fldCharType="begin"/>
      </w:r>
      <w:r w:rsidRPr="000C4508">
        <w:rPr>
          <w:lang w:val="es-CL"/>
          <w:rPrChange w:id="14" w:author="Gabriel Cortes" w:date="2024-03-28T11:52:00Z">
            <w:rPr/>
          </w:rPrChange>
        </w:rPr>
        <w:instrText>HYPERLINK \l "ref-carlin2011" \h</w:instrText>
      </w:r>
      <w:r>
        <w:fldChar w:fldCharType="separate"/>
      </w:r>
      <w:r w:rsidRPr="00797BB9">
        <w:rPr>
          <w:rStyle w:val="Hipervnculo"/>
          <w:lang w:val="es-CL"/>
        </w:rPr>
        <w:t>Carlin, 2011</w:t>
      </w:r>
      <w:r>
        <w:rPr>
          <w:rStyle w:val="Hipervnculo"/>
          <w:lang w:val="es-CL"/>
        </w:rPr>
        <w:fldChar w:fldCharType="end"/>
      </w:r>
      <w:r w:rsidRPr="00797BB9">
        <w:rPr>
          <w:lang w:val="es-CL"/>
        </w:rPr>
        <w:t xml:space="preserve">, </w:t>
      </w:r>
      <w:r>
        <w:fldChar w:fldCharType="begin"/>
      </w:r>
      <w:r w:rsidRPr="000C4508">
        <w:rPr>
          <w:lang w:val="es-CL"/>
          <w:rPrChange w:id="15" w:author="Gabriel Cortes" w:date="2024-03-28T11:52:00Z">
            <w:rPr/>
          </w:rPrChange>
        </w:rPr>
        <w:instrText>HYPERLINK \l "ref-carlin2018" \h</w:instrText>
      </w:r>
      <w:r>
        <w:fldChar w:fldCharType="separate"/>
      </w:r>
      <w:r w:rsidRPr="00797BB9">
        <w:rPr>
          <w:rStyle w:val="Hipervnculo"/>
          <w:lang w:val="es-CL"/>
        </w:rPr>
        <w:t>2018</w:t>
      </w:r>
      <w:r>
        <w:rPr>
          <w:rStyle w:val="Hipervnculo"/>
          <w:lang w:val="es-CL"/>
        </w:rPr>
        <w:fldChar w:fldCharType="end"/>
      </w:r>
      <w:r w:rsidRPr="00797BB9">
        <w:rPr>
          <w:lang w:val="es-CL"/>
        </w:rPr>
        <w:t xml:space="preserve">; </w:t>
      </w:r>
      <w:r>
        <w:fldChar w:fldCharType="begin"/>
      </w:r>
      <w:r w:rsidRPr="000C4508">
        <w:rPr>
          <w:lang w:val="es-CL"/>
          <w:rPrChange w:id="16" w:author="Gabriel Cortes" w:date="2024-03-28T11:52:00Z">
            <w:rPr/>
          </w:rPrChange>
        </w:rPr>
        <w:instrText>HYPERLINK \l "ref-crimston2022" \h</w:instrText>
      </w:r>
      <w:r>
        <w:fldChar w:fldCharType="separate"/>
      </w:r>
      <w:proofErr w:type="spellStart"/>
      <w:r w:rsidRPr="00797BB9">
        <w:rPr>
          <w:rStyle w:val="Hipervnculo"/>
          <w:lang w:val="es-CL"/>
        </w:rPr>
        <w:t>Crimston</w:t>
      </w:r>
      <w:proofErr w:type="spellEnd"/>
      <w:r w:rsidRPr="00797BB9">
        <w:rPr>
          <w:rStyle w:val="Hipervnculo"/>
          <w:lang w:val="es-CL"/>
        </w:rPr>
        <w:t xml:space="preserve"> et al., 2022</w:t>
      </w:r>
      <w:r>
        <w:rPr>
          <w:rStyle w:val="Hipervnculo"/>
          <w:lang w:val="es-CL"/>
        </w:rPr>
        <w:fldChar w:fldCharType="end"/>
      </w:r>
      <w:r w:rsidRPr="00797BB9">
        <w:rPr>
          <w:lang w:val="es-CL"/>
        </w:rPr>
        <w:t xml:space="preserve">; </w:t>
      </w:r>
      <w:r>
        <w:fldChar w:fldCharType="begin"/>
      </w:r>
      <w:r w:rsidRPr="000C4508">
        <w:rPr>
          <w:lang w:val="es-CL"/>
          <w:rPrChange w:id="17" w:author="Gabriel Cortes" w:date="2024-03-28T11:52:00Z">
            <w:rPr/>
          </w:rPrChange>
        </w:rPr>
        <w:instrText>HYPERLINK \l "ref-kang2018" \h</w:instrText>
      </w:r>
      <w:r>
        <w:fldChar w:fldCharType="separate"/>
      </w:r>
      <w:r w:rsidRPr="00797BB9">
        <w:rPr>
          <w:rStyle w:val="Hipervnculo"/>
          <w:lang w:val="es-CL"/>
        </w:rPr>
        <w:t>Kang &amp; Lee, 2018</w:t>
      </w:r>
      <w:r>
        <w:rPr>
          <w:rStyle w:val="Hipervnculo"/>
          <w:lang w:val="es-CL"/>
        </w:rPr>
        <w:fldChar w:fldCharType="end"/>
      </w:r>
      <w:r w:rsidRPr="00797BB9">
        <w:rPr>
          <w:lang w:val="es-CL"/>
        </w:rPr>
        <w:t xml:space="preserve">; </w:t>
      </w:r>
      <w:r>
        <w:fldChar w:fldCharType="begin"/>
      </w:r>
      <w:r w:rsidRPr="000C4508">
        <w:rPr>
          <w:lang w:val="es-CL"/>
          <w:rPrChange w:id="18" w:author="Gabriel Cortes" w:date="2024-03-28T11:52:00Z">
            <w:rPr/>
          </w:rPrChange>
        </w:rPr>
        <w:instrText>HYPERLINK \l "ref-lima2021" \h</w:instrText>
      </w:r>
      <w:r>
        <w:fldChar w:fldCharType="separate"/>
      </w:r>
      <w:r w:rsidRPr="00797BB9">
        <w:rPr>
          <w:rStyle w:val="Hipervnculo"/>
          <w:lang w:val="es-CL"/>
        </w:rPr>
        <w:t>Lima et al., 2021</w:t>
      </w:r>
      <w:r>
        <w:rPr>
          <w:rStyle w:val="Hipervnculo"/>
          <w:lang w:val="es-CL"/>
        </w:rPr>
        <w:fldChar w:fldCharType="end"/>
      </w:r>
      <w:r w:rsidRPr="00797BB9">
        <w:rPr>
          <w:lang w:val="es-CL"/>
        </w:rPr>
        <w:t xml:space="preserve">; </w:t>
      </w:r>
      <w:r>
        <w:fldChar w:fldCharType="begin"/>
      </w:r>
      <w:r w:rsidRPr="000C4508">
        <w:rPr>
          <w:lang w:val="es-CL"/>
          <w:rPrChange w:id="19" w:author="Gabriel Cortes" w:date="2024-03-28T11:52:00Z">
            <w:rPr/>
          </w:rPrChange>
        </w:rPr>
        <w:instrText>HYPERLINK \l "ref-selvanathan2022" \h</w:instrText>
      </w:r>
      <w:r>
        <w:fldChar w:fldCharType="separate"/>
      </w:r>
      <w:proofErr w:type="spellStart"/>
      <w:r w:rsidRPr="00797BB9">
        <w:rPr>
          <w:rStyle w:val="Hipervnculo"/>
          <w:lang w:val="es-CL"/>
        </w:rPr>
        <w:t>Selvanathan</w:t>
      </w:r>
      <w:proofErr w:type="spellEnd"/>
      <w:r w:rsidRPr="00797BB9">
        <w:rPr>
          <w:rStyle w:val="Hipervnculo"/>
          <w:lang w:val="es-CL"/>
        </w:rPr>
        <w:t xml:space="preserve"> et al., 2022</w:t>
      </w:r>
      <w:r>
        <w:rPr>
          <w:rStyle w:val="Hipervnculo"/>
          <w:lang w:val="es-CL"/>
        </w:rPr>
        <w:fldChar w:fldCharType="end"/>
      </w:r>
      <w:r w:rsidRPr="00797BB9">
        <w:rPr>
          <w:lang w:val="es-CL"/>
        </w:rPr>
        <w:t xml:space="preserve">; </w:t>
      </w:r>
      <w:r>
        <w:fldChar w:fldCharType="begin"/>
      </w:r>
      <w:r w:rsidRPr="000C4508">
        <w:rPr>
          <w:lang w:val="es-CL"/>
          <w:rPrChange w:id="20" w:author="Gabriel Cortes" w:date="2024-03-28T11:52:00Z">
            <w:rPr/>
          </w:rPrChange>
        </w:rPr>
        <w:instrText>HYPERLINK \l "ref-xuereb2021" \h</w:instrText>
      </w:r>
      <w:r>
        <w:fldChar w:fldCharType="separate"/>
      </w:r>
      <w:proofErr w:type="spellStart"/>
      <w:r w:rsidRPr="00797BB9">
        <w:rPr>
          <w:rStyle w:val="Hipervnculo"/>
          <w:lang w:val="es-CL"/>
        </w:rPr>
        <w:t>Xuereb</w:t>
      </w:r>
      <w:proofErr w:type="spellEnd"/>
      <w:r w:rsidRPr="00797BB9">
        <w:rPr>
          <w:rStyle w:val="Hipervnculo"/>
          <w:lang w:val="es-CL"/>
        </w:rPr>
        <w:t xml:space="preserve"> et al., 2021</w:t>
      </w:r>
      <w:r>
        <w:rPr>
          <w:rStyle w:val="Hipervnculo"/>
          <w:lang w:val="es-CL"/>
        </w:rPr>
        <w:fldChar w:fldCharType="end"/>
      </w:r>
      <w:r w:rsidRPr="00797BB9">
        <w:rPr>
          <w:lang w:val="es-CL"/>
        </w:rPr>
        <w:t xml:space="preserve">), </w:t>
      </w:r>
      <w:r w:rsidRPr="00797BB9">
        <w:rPr>
          <w:i/>
          <w:iCs/>
          <w:lang w:val="es-CL"/>
        </w:rPr>
        <w:t>populismos</w:t>
      </w:r>
      <w:r w:rsidRPr="00797BB9">
        <w:rPr>
          <w:lang w:val="es-CL"/>
        </w:rPr>
        <w:t xml:space="preserve"> (</w:t>
      </w:r>
      <w:r>
        <w:fldChar w:fldCharType="begin"/>
      </w:r>
      <w:r w:rsidRPr="000C4508">
        <w:rPr>
          <w:lang w:val="es-CL"/>
          <w:rPrChange w:id="21" w:author="Gabriel Cortes" w:date="2024-03-28T11:52:00Z">
            <w:rPr/>
          </w:rPrChange>
        </w:rPr>
        <w:instrText>HYPERLINK \l "ref-baro2022" \h</w:instrText>
      </w:r>
      <w:r>
        <w:fldChar w:fldCharType="separate"/>
      </w:r>
      <w:r w:rsidRPr="00797BB9">
        <w:rPr>
          <w:rStyle w:val="Hipervnculo"/>
          <w:lang w:val="es-CL"/>
        </w:rPr>
        <w:t>Baro, 2022</w:t>
      </w:r>
      <w:r>
        <w:rPr>
          <w:rStyle w:val="Hipervnculo"/>
          <w:lang w:val="es-CL"/>
        </w:rPr>
        <w:fldChar w:fldCharType="end"/>
      </w:r>
      <w:r w:rsidRPr="00797BB9">
        <w:rPr>
          <w:lang w:val="es-CL"/>
        </w:rPr>
        <w:t xml:space="preserve">; </w:t>
      </w:r>
      <w:r>
        <w:fldChar w:fldCharType="begin"/>
      </w:r>
      <w:r w:rsidRPr="000C4508">
        <w:rPr>
          <w:lang w:val="es-CL"/>
          <w:rPrChange w:id="22" w:author="Gabriel Cortes" w:date="2024-03-28T11:52:00Z">
            <w:rPr/>
          </w:rPrChange>
        </w:rPr>
        <w:instrText>HYPERLINK \l "ref-gidron2020" \h</w:instrText>
      </w:r>
      <w:r>
        <w:fldChar w:fldCharType="separate"/>
      </w:r>
      <w:proofErr w:type="spellStart"/>
      <w:r w:rsidRPr="00797BB9">
        <w:rPr>
          <w:rStyle w:val="Hipervnculo"/>
          <w:lang w:val="es-CL"/>
        </w:rPr>
        <w:t>Gidron</w:t>
      </w:r>
      <w:proofErr w:type="spellEnd"/>
      <w:r w:rsidRPr="00797BB9">
        <w:rPr>
          <w:rStyle w:val="Hipervnculo"/>
          <w:lang w:val="es-CL"/>
        </w:rPr>
        <w:t xml:space="preserve"> &amp; Hall, 2020</w:t>
      </w:r>
      <w:r>
        <w:rPr>
          <w:rStyle w:val="Hipervnculo"/>
          <w:lang w:val="es-CL"/>
        </w:rPr>
        <w:fldChar w:fldCharType="end"/>
      </w:r>
      <w:r w:rsidRPr="00797BB9">
        <w:rPr>
          <w:lang w:val="es-CL"/>
        </w:rPr>
        <w:t xml:space="preserve">; </w:t>
      </w:r>
      <w:r>
        <w:fldChar w:fldCharType="begin"/>
      </w:r>
      <w:r w:rsidRPr="000C4508">
        <w:rPr>
          <w:lang w:val="es-CL"/>
          <w:rPrChange w:id="23" w:author="Gabriel Cortes" w:date="2024-03-28T11:52:00Z">
            <w:rPr/>
          </w:rPrChange>
        </w:rPr>
        <w:instrText>HYPERLINK \l "ref-nowakowski2021" \h</w:instrText>
      </w:r>
      <w:r>
        <w:fldChar w:fldCharType="separate"/>
      </w:r>
      <w:proofErr w:type="spellStart"/>
      <w:r w:rsidRPr="00797BB9">
        <w:rPr>
          <w:rStyle w:val="Hipervnculo"/>
          <w:lang w:val="es-CL"/>
        </w:rPr>
        <w:t>Nowakowski</w:t>
      </w:r>
      <w:proofErr w:type="spellEnd"/>
      <w:r w:rsidRPr="00797BB9">
        <w:rPr>
          <w:rStyle w:val="Hipervnculo"/>
          <w:lang w:val="es-CL"/>
        </w:rPr>
        <w:t>, 2021</w:t>
      </w:r>
      <w:r>
        <w:rPr>
          <w:rStyle w:val="Hipervnculo"/>
          <w:lang w:val="es-CL"/>
        </w:rPr>
        <w:fldChar w:fldCharType="end"/>
      </w:r>
      <w:r w:rsidRPr="00797BB9">
        <w:rPr>
          <w:lang w:val="es-CL"/>
        </w:rPr>
        <w:t xml:space="preserve">), o </w:t>
      </w:r>
      <w:r w:rsidRPr="00797BB9">
        <w:rPr>
          <w:i/>
          <w:iCs/>
          <w:lang w:val="es-CL"/>
        </w:rPr>
        <w:t>derecha populista radical</w:t>
      </w:r>
      <w:r w:rsidRPr="00797BB9">
        <w:rPr>
          <w:lang w:val="es-CL"/>
        </w:rPr>
        <w:t xml:space="preserve"> (</w:t>
      </w:r>
      <w:r>
        <w:fldChar w:fldCharType="begin"/>
      </w:r>
      <w:r w:rsidRPr="000C4508">
        <w:rPr>
          <w:lang w:val="es-CL"/>
          <w:rPrChange w:id="24" w:author="Gabriel Cortes" w:date="2024-03-28T11:52:00Z">
            <w:rPr/>
          </w:rPrChange>
        </w:rPr>
        <w:instrText>HYPERLINK \l "ref-diaz2023" \h</w:instrText>
      </w:r>
      <w:r>
        <w:fldChar w:fldCharType="separate"/>
      </w:r>
      <w:r w:rsidRPr="00797BB9">
        <w:rPr>
          <w:rStyle w:val="Hipervnculo"/>
          <w:lang w:val="es-CL"/>
        </w:rPr>
        <w:t>Díaz et al., 2023</w:t>
      </w:r>
      <w:r>
        <w:rPr>
          <w:rStyle w:val="Hipervnculo"/>
          <w:lang w:val="es-CL"/>
        </w:rPr>
        <w:fldChar w:fldCharType="end"/>
      </w:r>
      <w:r w:rsidRPr="00797BB9">
        <w:rPr>
          <w:lang w:val="es-CL"/>
        </w:rPr>
        <w:t xml:space="preserve">; </w:t>
      </w:r>
      <w:r>
        <w:fldChar w:fldCharType="begin"/>
      </w:r>
      <w:r w:rsidRPr="000C4508">
        <w:rPr>
          <w:lang w:val="es-CL"/>
          <w:rPrChange w:id="25" w:author="Gabriel Cortes" w:date="2024-03-28T11:52:00Z">
            <w:rPr/>
          </w:rPrChange>
        </w:rPr>
        <w:instrText>HYPERLINK \l "ref-donovan2019" \h</w:instrText>
      </w:r>
      <w:r>
        <w:fldChar w:fldCharType="separate"/>
      </w:r>
      <w:r w:rsidRPr="00797BB9">
        <w:rPr>
          <w:rStyle w:val="Hipervnculo"/>
          <w:lang w:val="es-CL"/>
        </w:rPr>
        <w:t>Donovan, 2019</w:t>
      </w:r>
      <w:r>
        <w:rPr>
          <w:rStyle w:val="Hipervnculo"/>
          <w:lang w:val="es-CL"/>
        </w:rPr>
        <w:fldChar w:fldCharType="end"/>
      </w:r>
      <w:r w:rsidRPr="00797BB9">
        <w:rPr>
          <w:lang w:val="es-CL"/>
        </w:rPr>
        <w:t xml:space="preserve">, </w:t>
      </w:r>
      <w:r>
        <w:fldChar w:fldCharType="begin"/>
      </w:r>
      <w:r w:rsidRPr="000C4508">
        <w:rPr>
          <w:lang w:val="es-CL"/>
          <w:rPrChange w:id="26" w:author="Gabriel Cortes" w:date="2024-03-28T11:52:00Z">
            <w:rPr/>
          </w:rPrChange>
        </w:rPr>
        <w:instrText>HYPERLINK \l "ref-donovan2021" \h</w:instrText>
      </w:r>
      <w:r>
        <w:fldChar w:fldCharType="separate"/>
      </w:r>
      <w:r w:rsidRPr="00797BB9">
        <w:rPr>
          <w:rStyle w:val="Hipervnculo"/>
          <w:lang w:val="es-CL"/>
        </w:rPr>
        <w:t>2021</w:t>
      </w:r>
      <w:r>
        <w:rPr>
          <w:rStyle w:val="Hipervnculo"/>
          <w:lang w:val="es-CL"/>
        </w:rPr>
        <w:fldChar w:fldCharType="end"/>
      </w:r>
      <w:r w:rsidRPr="00797BB9">
        <w:rPr>
          <w:lang w:val="es-CL"/>
        </w:rPr>
        <w:t>). También se han puesto esfuerzos en identificar sus determinantes, entre los que se pueden contar factores culturales (</w:t>
      </w:r>
      <w:r>
        <w:fldChar w:fldCharType="begin"/>
      </w:r>
      <w:r w:rsidRPr="000C4508">
        <w:rPr>
          <w:lang w:val="es-CL"/>
          <w:rPrChange w:id="27" w:author="Gabriel Cortes" w:date="2024-03-28T11:52:00Z">
            <w:rPr/>
          </w:rPrChange>
        </w:rPr>
        <w:instrText>HYPERLINK \l "ref-lima2021" \h</w:instrText>
      </w:r>
      <w:r>
        <w:fldChar w:fldCharType="separate"/>
      </w:r>
      <w:r w:rsidRPr="00797BB9">
        <w:rPr>
          <w:rStyle w:val="Hipervnculo"/>
          <w:lang w:val="es-CL"/>
        </w:rPr>
        <w:t>Lima et al., 2021</w:t>
      </w:r>
      <w:r>
        <w:rPr>
          <w:rStyle w:val="Hipervnculo"/>
          <w:lang w:val="es-CL"/>
        </w:rPr>
        <w:fldChar w:fldCharType="end"/>
      </w:r>
      <w:r w:rsidRPr="00797BB9">
        <w:rPr>
          <w:lang w:val="es-CL"/>
        </w:rPr>
        <w:t xml:space="preserve">; </w:t>
      </w:r>
      <w:r>
        <w:fldChar w:fldCharType="begin"/>
      </w:r>
      <w:r w:rsidRPr="000C4508">
        <w:rPr>
          <w:lang w:val="es-CL"/>
          <w:rPrChange w:id="28" w:author="Gabriel Cortes" w:date="2024-03-28T11:52:00Z">
            <w:rPr/>
          </w:rPrChange>
        </w:rPr>
        <w:instrText>HYPERLINK \l "ref-marchlewska2022" \h</w:instrText>
      </w:r>
      <w:r>
        <w:fldChar w:fldCharType="separate"/>
      </w:r>
      <w:proofErr w:type="spellStart"/>
      <w:r w:rsidRPr="00797BB9">
        <w:rPr>
          <w:rStyle w:val="Hipervnculo"/>
          <w:lang w:val="es-CL"/>
        </w:rPr>
        <w:t>Marchlewska</w:t>
      </w:r>
      <w:proofErr w:type="spellEnd"/>
      <w:r w:rsidRPr="00797BB9">
        <w:rPr>
          <w:rStyle w:val="Hipervnculo"/>
          <w:lang w:val="es-CL"/>
        </w:rPr>
        <w:t xml:space="preserve"> et al., 2022</w:t>
      </w:r>
      <w:r>
        <w:rPr>
          <w:rStyle w:val="Hipervnculo"/>
          <w:lang w:val="es-CL"/>
        </w:rPr>
        <w:fldChar w:fldCharType="end"/>
      </w:r>
      <w:r w:rsidRPr="00797BB9">
        <w:rPr>
          <w:lang w:val="es-CL"/>
        </w:rPr>
        <w:t xml:space="preserve">; </w:t>
      </w:r>
      <w:r>
        <w:fldChar w:fldCharType="begin"/>
      </w:r>
      <w:r w:rsidRPr="000C4508">
        <w:rPr>
          <w:lang w:val="es-CL"/>
          <w:rPrChange w:id="29" w:author="Gabriel Cortes" w:date="2024-03-28T11:52:00Z">
            <w:rPr/>
          </w:rPrChange>
        </w:rPr>
        <w:instrText>HYPERLINK \l "ref-selvanathan2022" \h</w:instrText>
      </w:r>
      <w:r>
        <w:fldChar w:fldCharType="separate"/>
      </w:r>
      <w:proofErr w:type="spellStart"/>
      <w:r w:rsidRPr="00797BB9">
        <w:rPr>
          <w:rStyle w:val="Hipervnculo"/>
          <w:lang w:val="es-CL"/>
        </w:rPr>
        <w:t>Selvanathan</w:t>
      </w:r>
      <w:proofErr w:type="spellEnd"/>
      <w:r w:rsidRPr="00797BB9">
        <w:rPr>
          <w:rStyle w:val="Hipervnculo"/>
          <w:lang w:val="es-CL"/>
        </w:rPr>
        <w:t xml:space="preserve"> et al., 2022</w:t>
      </w:r>
      <w:r>
        <w:rPr>
          <w:rStyle w:val="Hipervnculo"/>
          <w:lang w:val="es-CL"/>
        </w:rPr>
        <w:fldChar w:fldCharType="end"/>
      </w:r>
      <w:r w:rsidRPr="00797BB9">
        <w:rPr>
          <w:lang w:val="es-CL"/>
        </w:rPr>
        <w:t>); factores económicos objetivos y subjetivos (</w:t>
      </w:r>
      <w:proofErr w:type="spellStart"/>
      <w:r>
        <w:fldChar w:fldCharType="begin"/>
      </w:r>
      <w:r w:rsidRPr="00797BB9">
        <w:rPr>
          <w:lang w:val="es-CL"/>
        </w:rPr>
        <w:instrText>HYPERLINK \l "ref-arikan2019" \h</w:instrText>
      </w:r>
      <w:r>
        <w:fldChar w:fldCharType="separate"/>
      </w:r>
      <w:r w:rsidRPr="00797BB9">
        <w:rPr>
          <w:rStyle w:val="Hipervnculo"/>
          <w:lang w:val="es-CL"/>
        </w:rPr>
        <w:t>Arikan</w:t>
      </w:r>
      <w:proofErr w:type="spellEnd"/>
      <w:r w:rsidRPr="00797BB9">
        <w:rPr>
          <w:rStyle w:val="Hipervnculo"/>
          <w:lang w:val="es-CL"/>
        </w:rPr>
        <w:t xml:space="preserve"> &amp; </w:t>
      </w:r>
      <w:proofErr w:type="spellStart"/>
      <w:r w:rsidRPr="00797BB9">
        <w:rPr>
          <w:rStyle w:val="Hipervnculo"/>
          <w:lang w:val="es-CL"/>
        </w:rPr>
        <w:t>Sekercioglu</w:t>
      </w:r>
      <w:proofErr w:type="spellEnd"/>
      <w:r w:rsidRPr="00797BB9">
        <w:rPr>
          <w:rStyle w:val="Hipervnculo"/>
          <w:lang w:val="es-CL"/>
        </w:rPr>
        <w:t>, 2019</w:t>
      </w:r>
      <w:r>
        <w:rPr>
          <w:rStyle w:val="Hipervnculo"/>
        </w:rPr>
        <w:fldChar w:fldCharType="end"/>
      </w:r>
      <w:r w:rsidRPr="00797BB9">
        <w:rPr>
          <w:lang w:val="es-CL"/>
        </w:rPr>
        <w:t xml:space="preserve">; </w:t>
      </w:r>
      <w:r>
        <w:fldChar w:fldCharType="begin"/>
      </w:r>
      <w:r w:rsidRPr="000C4508">
        <w:rPr>
          <w:lang w:val="es-CL"/>
          <w:rPrChange w:id="30" w:author="Gabriel Cortes" w:date="2024-03-28T11:52:00Z">
            <w:rPr/>
          </w:rPrChange>
        </w:rPr>
        <w:instrText>HYPERLINK \l "ref-rico2020" \h</w:instrText>
      </w:r>
      <w:r>
        <w:fldChar w:fldCharType="separate"/>
      </w:r>
      <w:r w:rsidRPr="00797BB9">
        <w:rPr>
          <w:rStyle w:val="Hipervnculo"/>
          <w:lang w:val="es-CL"/>
        </w:rPr>
        <w:t>Rico et al., 2020</w:t>
      </w:r>
      <w:r>
        <w:rPr>
          <w:rStyle w:val="Hipervnculo"/>
          <w:lang w:val="es-CL"/>
        </w:rPr>
        <w:fldChar w:fldCharType="end"/>
      </w:r>
      <w:r w:rsidRPr="00797BB9">
        <w:rPr>
          <w:lang w:val="es-CL"/>
        </w:rPr>
        <w:t xml:space="preserve">; </w:t>
      </w:r>
      <w:r>
        <w:fldChar w:fldCharType="begin"/>
      </w:r>
      <w:r w:rsidRPr="000C4508">
        <w:rPr>
          <w:lang w:val="es-CL"/>
          <w:rPrChange w:id="31" w:author="Gabriel Cortes" w:date="2024-03-28T11:52:00Z">
            <w:rPr/>
          </w:rPrChange>
        </w:rPr>
        <w:instrText>HYPERLINK \l "ref-wu2019" \h</w:instrText>
      </w:r>
      <w:r>
        <w:fldChar w:fldCharType="separate"/>
      </w:r>
      <w:r w:rsidRPr="00797BB9">
        <w:rPr>
          <w:rStyle w:val="Hipervnculo"/>
          <w:lang w:val="es-CL"/>
        </w:rPr>
        <w:t>Wu &amp; Chang, 2019</w:t>
      </w:r>
      <w:r>
        <w:rPr>
          <w:rStyle w:val="Hipervnculo"/>
          <w:lang w:val="es-CL"/>
        </w:rPr>
        <w:fldChar w:fldCharType="end"/>
      </w:r>
      <w:r w:rsidRPr="00797BB9">
        <w:rPr>
          <w:lang w:val="es-CL"/>
        </w:rPr>
        <w:t xml:space="preserve">; </w:t>
      </w:r>
      <w:r>
        <w:fldChar w:fldCharType="begin"/>
      </w:r>
      <w:r w:rsidRPr="000C4508">
        <w:rPr>
          <w:lang w:val="es-CL"/>
          <w:rPrChange w:id="32" w:author="Gabriel Cortes" w:date="2024-03-28T11:52:00Z">
            <w:rPr/>
          </w:rPrChange>
        </w:rPr>
        <w:instrText>HYPERLINK \l "ref-xuereb2021" \h</w:instrText>
      </w:r>
      <w:r>
        <w:fldChar w:fldCharType="separate"/>
      </w:r>
      <w:proofErr w:type="spellStart"/>
      <w:r w:rsidRPr="00797BB9">
        <w:rPr>
          <w:rStyle w:val="Hipervnculo"/>
          <w:lang w:val="es-CL"/>
        </w:rPr>
        <w:t>Xuereb</w:t>
      </w:r>
      <w:proofErr w:type="spellEnd"/>
      <w:r w:rsidRPr="00797BB9">
        <w:rPr>
          <w:rStyle w:val="Hipervnculo"/>
          <w:lang w:val="es-CL"/>
        </w:rPr>
        <w:t xml:space="preserve"> et al., 2021</w:t>
      </w:r>
      <w:r>
        <w:rPr>
          <w:rStyle w:val="Hipervnculo"/>
          <w:lang w:val="es-CL"/>
        </w:rPr>
        <w:fldChar w:fldCharType="end"/>
      </w:r>
      <w:r w:rsidRPr="00797BB9">
        <w:rPr>
          <w:lang w:val="es-CL"/>
        </w:rPr>
        <w:t>); el bajo bienestar o estatus subjetivo (</w:t>
      </w:r>
      <w:proofErr w:type="spellStart"/>
      <w:r>
        <w:fldChar w:fldCharType="begin"/>
      </w:r>
      <w:r w:rsidRPr="00797BB9">
        <w:rPr>
          <w:lang w:val="es-CL"/>
        </w:rPr>
        <w:instrText>HYPERLINK \l "ref-gidron2020" \h</w:instrText>
      </w:r>
      <w:r>
        <w:fldChar w:fldCharType="separate"/>
      </w:r>
      <w:r w:rsidRPr="00797BB9">
        <w:rPr>
          <w:rStyle w:val="Hipervnculo"/>
          <w:lang w:val="es-CL"/>
        </w:rPr>
        <w:t>Gidron</w:t>
      </w:r>
      <w:proofErr w:type="spellEnd"/>
      <w:r w:rsidRPr="00797BB9">
        <w:rPr>
          <w:rStyle w:val="Hipervnculo"/>
          <w:lang w:val="es-CL"/>
        </w:rPr>
        <w:t xml:space="preserve"> &amp; Hall, 2020</w:t>
      </w:r>
      <w:r>
        <w:rPr>
          <w:rStyle w:val="Hipervnculo"/>
        </w:rPr>
        <w:fldChar w:fldCharType="end"/>
      </w:r>
      <w:r w:rsidRPr="00797BB9">
        <w:rPr>
          <w:lang w:val="es-CL"/>
        </w:rPr>
        <w:t xml:space="preserve">; </w:t>
      </w:r>
      <w:r>
        <w:fldChar w:fldCharType="begin"/>
      </w:r>
      <w:r w:rsidRPr="000C4508">
        <w:rPr>
          <w:lang w:val="es-CL"/>
          <w:rPrChange w:id="33" w:author="Gabriel Cortes" w:date="2024-03-28T11:52:00Z">
            <w:rPr/>
          </w:rPrChange>
        </w:rPr>
        <w:instrText>HYPERLINK \l "ref-nowakowski2021" \h</w:instrText>
      </w:r>
      <w:r>
        <w:fldChar w:fldCharType="separate"/>
      </w:r>
      <w:proofErr w:type="spellStart"/>
      <w:r w:rsidRPr="00797BB9">
        <w:rPr>
          <w:rStyle w:val="Hipervnculo"/>
          <w:lang w:val="es-CL"/>
        </w:rPr>
        <w:t>Nowakowski</w:t>
      </w:r>
      <w:proofErr w:type="spellEnd"/>
      <w:r w:rsidRPr="00797BB9">
        <w:rPr>
          <w:rStyle w:val="Hipervnculo"/>
          <w:lang w:val="es-CL"/>
        </w:rPr>
        <w:t>, 2021</w:t>
      </w:r>
      <w:r>
        <w:rPr>
          <w:rStyle w:val="Hipervnculo"/>
          <w:lang w:val="es-CL"/>
        </w:rPr>
        <w:fldChar w:fldCharType="end"/>
      </w:r>
      <w:r w:rsidRPr="00797BB9">
        <w:rPr>
          <w:lang w:val="es-CL"/>
        </w:rPr>
        <w:t>); sentimientos de anomia y de polarización moral (</w:t>
      </w:r>
      <w:proofErr w:type="spellStart"/>
      <w:r>
        <w:fldChar w:fldCharType="begin"/>
      </w:r>
      <w:r w:rsidRPr="00797BB9">
        <w:rPr>
          <w:lang w:val="es-CL"/>
        </w:rPr>
        <w:instrText>HYPERLINK \l "ref-crimston2022" \h</w:instrText>
      </w:r>
      <w:r>
        <w:fldChar w:fldCharType="separate"/>
      </w:r>
      <w:r w:rsidRPr="00797BB9">
        <w:rPr>
          <w:rStyle w:val="Hipervnculo"/>
          <w:lang w:val="es-CL"/>
        </w:rPr>
        <w:t>Crimston</w:t>
      </w:r>
      <w:proofErr w:type="spellEnd"/>
      <w:r w:rsidRPr="00797BB9">
        <w:rPr>
          <w:rStyle w:val="Hipervnculo"/>
          <w:lang w:val="es-CL"/>
        </w:rPr>
        <w:t xml:space="preserve"> et al., 2022</w:t>
      </w:r>
      <w:r>
        <w:rPr>
          <w:rStyle w:val="Hipervnculo"/>
        </w:rPr>
        <w:fldChar w:fldCharType="end"/>
      </w:r>
      <w:r w:rsidRPr="00797BB9">
        <w:rPr>
          <w:lang w:val="es-CL"/>
        </w:rPr>
        <w:t>); la pertenencia a una minoría étnica o religiosa con baja integración nacional (</w:t>
      </w:r>
      <w:proofErr w:type="spellStart"/>
      <w:r>
        <w:fldChar w:fldCharType="begin"/>
      </w:r>
      <w:r w:rsidRPr="00797BB9">
        <w:rPr>
          <w:lang w:val="es-CL"/>
        </w:rPr>
        <w:instrText>HYPERLINK \l "ref-eskelinen2020" \h</w:instrText>
      </w:r>
      <w:r>
        <w:fldChar w:fldCharType="separate"/>
      </w:r>
      <w:r w:rsidRPr="00797BB9">
        <w:rPr>
          <w:rStyle w:val="Hipervnculo"/>
          <w:lang w:val="es-CL"/>
        </w:rPr>
        <w:t>Eskelinen</w:t>
      </w:r>
      <w:proofErr w:type="spellEnd"/>
      <w:r w:rsidRPr="00797BB9">
        <w:rPr>
          <w:rStyle w:val="Hipervnculo"/>
          <w:lang w:val="es-CL"/>
        </w:rPr>
        <w:t xml:space="preserve"> &amp; </w:t>
      </w:r>
      <w:proofErr w:type="spellStart"/>
      <w:r w:rsidRPr="00797BB9">
        <w:rPr>
          <w:rStyle w:val="Hipervnculo"/>
          <w:lang w:val="es-CL"/>
        </w:rPr>
        <w:t>Verkuyten</w:t>
      </w:r>
      <w:proofErr w:type="spellEnd"/>
      <w:r w:rsidRPr="00797BB9">
        <w:rPr>
          <w:rStyle w:val="Hipervnculo"/>
          <w:lang w:val="es-CL"/>
        </w:rPr>
        <w:t>, 2020</w:t>
      </w:r>
      <w:r>
        <w:rPr>
          <w:rStyle w:val="Hipervnculo"/>
        </w:rPr>
        <w:fldChar w:fldCharType="end"/>
      </w:r>
      <w:r w:rsidRPr="00797BB9">
        <w:rPr>
          <w:lang w:val="es-CL"/>
        </w:rPr>
        <w:t>); así como rasgos personales como el narcisismo (</w:t>
      </w:r>
      <w:proofErr w:type="spellStart"/>
      <w:r>
        <w:fldChar w:fldCharType="begin"/>
      </w:r>
      <w:r w:rsidRPr="00797BB9">
        <w:rPr>
          <w:lang w:val="es-CL"/>
        </w:rPr>
        <w:instrText>HYPERLINK \l "ref-marchlewska2019" \h</w:instrText>
      </w:r>
      <w:r>
        <w:fldChar w:fldCharType="separate"/>
      </w:r>
      <w:r w:rsidRPr="00797BB9">
        <w:rPr>
          <w:rStyle w:val="Hipervnculo"/>
          <w:lang w:val="es-CL"/>
        </w:rPr>
        <w:t>Marchlewska</w:t>
      </w:r>
      <w:proofErr w:type="spellEnd"/>
      <w:r w:rsidRPr="00797BB9">
        <w:rPr>
          <w:rStyle w:val="Hipervnculo"/>
          <w:lang w:val="es-CL"/>
        </w:rPr>
        <w:t xml:space="preserve"> et al., 2019</w:t>
      </w:r>
      <w:r>
        <w:rPr>
          <w:rStyle w:val="Hipervnculo"/>
        </w:rPr>
        <w:fldChar w:fldCharType="end"/>
      </w:r>
      <w:r w:rsidRPr="00797BB9">
        <w:rPr>
          <w:lang w:val="es-CL"/>
        </w:rPr>
        <w:t>), la autoeficacia (</w:t>
      </w:r>
      <w:r>
        <w:fldChar w:fldCharType="begin"/>
      </w:r>
      <w:r w:rsidRPr="000C4508">
        <w:rPr>
          <w:lang w:val="es-CL"/>
          <w:rPrChange w:id="34" w:author="Gabriel Cortes" w:date="2024-03-28T11:52:00Z">
            <w:rPr/>
          </w:rPrChange>
        </w:rPr>
        <w:instrText>HYPERLINK \l "ref-rico2020" \h</w:instrText>
      </w:r>
      <w:r>
        <w:fldChar w:fldCharType="separate"/>
      </w:r>
      <w:r w:rsidRPr="00797BB9">
        <w:rPr>
          <w:rStyle w:val="Hipervnculo"/>
          <w:lang w:val="es-CL"/>
        </w:rPr>
        <w:t>Rico et al., 2020</w:t>
      </w:r>
      <w:r>
        <w:rPr>
          <w:rStyle w:val="Hipervnculo"/>
          <w:lang w:val="es-CL"/>
        </w:rPr>
        <w:fldChar w:fldCharType="end"/>
      </w:r>
      <w:r w:rsidRPr="00797BB9">
        <w:rPr>
          <w:lang w:val="es-CL"/>
        </w:rPr>
        <w:t>) o el privilegiar los valores de conservación (</w:t>
      </w:r>
      <w:r>
        <w:fldChar w:fldCharType="begin"/>
      </w:r>
      <w:r w:rsidRPr="000C4508">
        <w:rPr>
          <w:lang w:val="es-CL"/>
          <w:rPrChange w:id="35" w:author="Gabriel Cortes" w:date="2024-03-28T11:52:00Z">
            <w:rPr/>
          </w:rPrChange>
        </w:rPr>
        <w:instrText>HYPERLINK \l "ref-baro2022" \h</w:instrText>
      </w:r>
      <w:r>
        <w:fldChar w:fldCharType="separate"/>
      </w:r>
      <w:r w:rsidRPr="00797BB9">
        <w:rPr>
          <w:rStyle w:val="Hipervnculo"/>
          <w:lang w:val="es-CL"/>
        </w:rPr>
        <w:t>Baro, 2022</w:t>
      </w:r>
      <w:r>
        <w:rPr>
          <w:rStyle w:val="Hipervnculo"/>
          <w:lang w:val="es-CL"/>
        </w:rPr>
        <w:fldChar w:fldCharType="end"/>
      </w:r>
      <w:r w:rsidRPr="00797BB9">
        <w:rPr>
          <w:lang w:val="es-CL"/>
        </w:rPr>
        <w:t>).</w:t>
      </w:r>
    </w:p>
    <w:p w14:paraId="75874317" w14:textId="77777777" w:rsidR="00A7296A" w:rsidRPr="00797BB9" w:rsidRDefault="00000000">
      <w:pPr>
        <w:pStyle w:val="Textoindependiente"/>
        <w:rPr>
          <w:lang w:val="es-CL"/>
        </w:rPr>
      </w:pPr>
      <w:r w:rsidRPr="00797BB9">
        <w:rPr>
          <w:lang w:val="es-CL"/>
        </w:rPr>
        <w:t>En este contexto, es relevante destacar que existen algunos estudios que han explorado la relación entre distintos modelos de democracia, preferencias o actitudes políticas y el espectro Individualismo-Colectivismo. Bajo el enfoque popularizado por Geert Hofstede en la década de 1980, Individualismo y Colectivismo representan dos extremos de un continúo que permite</w:t>
      </w:r>
      <w:del w:id="36" w:author="Gabriel Cortes" w:date="2024-03-27T12:33:00Z">
        <w:r w:rsidRPr="00797BB9" w:rsidDel="00797BB9">
          <w:rPr>
            <w:lang w:val="es-CL"/>
          </w:rPr>
          <w:delText>n</w:delText>
        </w:r>
      </w:del>
      <w:r w:rsidRPr="00797BB9">
        <w:rPr>
          <w:lang w:val="es-CL"/>
        </w:rPr>
        <w:t xml:space="preserve"> diferenciar entre diversas culturas (</w:t>
      </w:r>
      <w:proofErr w:type="spellStart"/>
      <w:r>
        <w:fldChar w:fldCharType="begin"/>
      </w:r>
      <w:r w:rsidRPr="00797BB9">
        <w:rPr>
          <w:lang w:val="es-CL"/>
        </w:rPr>
        <w:instrText>HYPERLINK \l "ref-oyserman2002" \h</w:instrText>
      </w:r>
      <w:r>
        <w:fldChar w:fldCharType="separate"/>
      </w:r>
      <w:r w:rsidRPr="00797BB9">
        <w:rPr>
          <w:rStyle w:val="Hipervnculo"/>
          <w:lang w:val="es-CL"/>
        </w:rPr>
        <w:t>Oyserman</w:t>
      </w:r>
      <w:proofErr w:type="spellEnd"/>
      <w:r w:rsidRPr="00797BB9">
        <w:rPr>
          <w:rStyle w:val="Hipervnculo"/>
          <w:lang w:val="es-CL"/>
        </w:rPr>
        <w:t xml:space="preserve"> et al., 2002</w:t>
      </w:r>
      <w:r>
        <w:rPr>
          <w:rStyle w:val="Hipervnculo"/>
        </w:rPr>
        <w:fldChar w:fldCharType="end"/>
      </w:r>
      <w:r w:rsidRPr="00797BB9">
        <w:rPr>
          <w:lang w:val="es-CL"/>
        </w:rPr>
        <w:t>). En sociedades individualistas, se espera que los individuos asuman la responsabilidad de sus propias vidas y las de sus familias, mientras que las culturas colectivistas se caracterizan por la existencia de sólidos lazos de interdependencia entre sus miembros (</w:t>
      </w:r>
      <w:proofErr w:type="spellStart"/>
      <w:r>
        <w:fldChar w:fldCharType="begin"/>
      </w:r>
      <w:r w:rsidRPr="00797BB9">
        <w:rPr>
          <w:lang w:val="es-CL"/>
        </w:rPr>
        <w:instrText>HYPERLINK \l "ref-yoon2010" \h</w:instrText>
      </w:r>
      <w:r>
        <w:fldChar w:fldCharType="separate"/>
      </w:r>
      <w:r w:rsidRPr="00797BB9">
        <w:rPr>
          <w:rStyle w:val="Hipervnculo"/>
          <w:lang w:val="es-CL"/>
        </w:rPr>
        <w:t>Yoon</w:t>
      </w:r>
      <w:proofErr w:type="spellEnd"/>
      <w:r w:rsidRPr="00797BB9">
        <w:rPr>
          <w:rStyle w:val="Hipervnculo"/>
          <w:lang w:val="es-CL"/>
        </w:rPr>
        <w:t>, 2010</w:t>
      </w:r>
      <w:r>
        <w:rPr>
          <w:rStyle w:val="Hipervnculo"/>
        </w:rPr>
        <w:fldChar w:fldCharType="end"/>
      </w:r>
      <w:r w:rsidRPr="00797BB9">
        <w:rPr>
          <w:lang w:val="es-CL"/>
        </w:rPr>
        <w:t>).</w:t>
      </w:r>
    </w:p>
    <w:p w14:paraId="6125B0C1" w14:textId="77777777" w:rsidR="00A7296A" w:rsidRPr="00797BB9" w:rsidRDefault="00000000">
      <w:pPr>
        <w:pStyle w:val="Textoindependiente"/>
        <w:rPr>
          <w:lang w:val="es-CL"/>
        </w:rPr>
      </w:pPr>
      <w:r w:rsidRPr="00797BB9">
        <w:rPr>
          <w:lang w:val="es-CL"/>
        </w:rPr>
        <w:t>Bajo este enfoque, se ha observado que, entre estudiantes universitarios estadounidenses, el individualismo y el colectivismo son dimensiones ortogonales, con el primero ubicado en el polo opuesto al autoritarismo (</w:t>
      </w:r>
      <w:proofErr w:type="spellStart"/>
      <w:r>
        <w:fldChar w:fldCharType="begin"/>
      </w:r>
      <w:r w:rsidRPr="00797BB9">
        <w:rPr>
          <w:lang w:val="es-CL"/>
        </w:rPr>
        <w:instrText>HYPERLINK \l "ref-gelfand1996" \h</w:instrText>
      </w:r>
      <w:r>
        <w:fldChar w:fldCharType="separate"/>
      </w:r>
      <w:r w:rsidRPr="00797BB9">
        <w:rPr>
          <w:rStyle w:val="Hipervnculo"/>
          <w:lang w:val="es-CL"/>
        </w:rPr>
        <w:t>Gelfand</w:t>
      </w:r>
      <w:proofErr w:type="spellEnd"/>
      <w:r w:rsidRPr="00797BB9">
        <w:rPr>
          <w:rStyle w:val="Hipervnculo"/>
          <w:lang w:val="es-CL"/>
        </w:rPr>
        <w:t xml:space="preserve"> et al., 1996</w:t>
      </w:r>
      <w:r>
        <w:rPr>
          <w:rStyle w:val="Hipervnculo"/>
        </w:rPr>
        <w:fldChar w:fldCharType="end"/>
      </w:r>
      <w:r w:rsidRPr="00797BB9">
        <w:rPr>
          <w:lang w:val="es-CL"/>
        </w:rPr>
        <w:t xml:space="preserve">). Por otro lado, en una serie de estudios comparativos realizados en varios países, estos hallazgos </w:t>
      </w:r>
      <w:r w:rsidRPr="00797BB9">
        <w:rPr>
          <w:lang w:val="es-CL"/>
        </w:rPr>
        <w:lastRenderedPageBreak/>
        <w:t>se han complejizado al encontrar una asociación positiva entre el autoritarismo y el individualismo vertical, que privilegia la competencia y la jerarquía entre individuos, pero no con el individualismo horizontal, que fomenta la unicidad y la igualdad (</w:t>
      </w:r>
      <w:proofErr w:type="spellStart"/>
      <w:r>
        <w:fldChar w:fldCharType="begin"/>
      </w:r>
      <w:r w:rsidRPr="00797BB9">
        <w:rPr>
          <w:lang w:val="es-CL"/>
        </w:rPr>
        <w:instrText>HYPERLINK \l "ref-kemmelmeier2003" \h</w:instrText>
      </w:r>
      <w:r>
        <w:fldChar w:fldCharType="separate"/>
      </w:r>
      <w:r w:rsidRPr="00797BB9">
        <w:rPr>
          <w:rStyle w:val="Hipervnculo"/>
          <w:lang w:val="es-CL"/>
        </w:rPr>
        <w:t>Kemmelmeier</w:t>
      </w:r>
      <w:proofErr w:type="spellEnd"/>
      <w:r w:rsidRPr="00797BB9">
        <w:rPr>
          <w:rStyle w:val="Hipervnculo"/>
          <w:lang w:val="es-CL"/>
        </w:rPr>
        <w:t xml:space="preserve"> et al., 2003</w:t>
      </w:r>
      <w:r>
        <w:rPr>
          <w:rStyle w:val="Hipervnculo"/>
        </w:rPr>
        <w:fldChar w:fldCharType="end"/>
      </w:r>
      <w:r w:rsidRPr="00797BB9">
        <w:rPr>
          <w:lang w:val="es-CL"/>
        </w:rPr>
        <w:t>). Asimismo, se ha observado que el individualismo vertical está relacionado con orientaciones de dominancia social (</w:t>
      </w:r>
      <w:proofErr w:type="spellStart"/>
      <w:r>
        <w:fldChar w:fldCharType="begin"/>
      </w:r>
      <w:r w:rsidRPr="00797BB9">
        <w:rPr>
          <w:lang w:val="es-CL"/>
        </w:rPr>
        <w:instrText>HYPERLINK \l "ref-strunk1999" \h</w:instrText>
      </w:r>
      <w:r>
        <w:fldChar w:fldCharType="separate"/>
      </w:r>
      <w:r w:rsidRPr="00797BB9">
        <w:rPr>
          <w:rStyle w:val="Hipervnculo"/>
          <w:lang w:val="es-CL"/>
        </w:rPr>
        <w:t>Strunk</w:t>
      </w:r>
      <w:proofErr w:type="spellEnd"/>
      <w:r w:rsidRPr="00797BB9">
        <w:rPr>
          <w:rStyle w:val="Hipervnculo"/>
          <w:lang w:val="es-CL"/>
        </w:rPr>
        <w:t xml:space="preserve"> &amp; Chang, 1999</w:t>
      </w:r>
      <w:r>
        <w:rPr>
          <w:rStyle w:val="Hipervnculo"/>
        </w:rPr>
        <w:fldChar w:fldCharType="end"/>
      </w:r>
      <w:r w:rsidRPr="00797BB9">
        <w:rPr>
          <w:lang w:val="es-CL"/>
        </w:rPr>
        <w:t>) y con el voto conservador en los Estados Unidos (</w:t>
      </w:r>
      <w:r>
        <w:fldChar w:fldCharType="begin"/>
      </w:r>
      <w:r w:rsidRPr="000C4508">
        <w:rPr>
          <w:lang w:val="es-CL"/>
          <w:rPrChange w:id="37" w:author="Gabriel Cortes" w:date="2024-03-28T11:53:00Z">
            <w:rPr/>
          </w:rPrChange>
        </w:rPr>
        <w:instrText>HYPERLINK \l "ref-zhang2009" \h</w:instrText>
      </w:r>
      <w:r>
        <w:fldChar w:fldCharType="separate"/>
      </w:r>
      <w:r w:rsidRPr="00797BB9">
        <w:rPr>
          <w:rStyle w:val="Hipervnculo"/>
          <w:lang w:val="es-CL"/>
        </w:rPr>
        <w:t>Zhang et al., 2009</w:t>
      </w:r>
      <w:r>
        <w:rPr>
          <w:rStyle w:val="Hipervnculo"/>
          <w:lang w:val="es-CL"/>
        </w:rPr>
        <w:fldChar w:fldCharType="end"/>
      </w:r>
      <w:r w:rsidRPr="00797BB9">
        <w:rPr>
          <w:lang w:val="es-CL"/>
        </w:rPr>
        <w:t>). Además, se ha argumentado que las culturas individualistas promueven una mejor gobernanza al desincentivar la corrupción, el nepotismo y el clientelismo (</w:t>
      </w:r>
      <w:proofErr w:type="spellStart"/>
      <w:r>
        <w:fldChar w:fldCharType="begin"/>
      </w:r>
      <w:r w:rsidRPr="00797BB9">
        <w:rPr>
          <w:lang w:val="es-CL"/>
        </w:rPr>
        <w:instrText>HYPERLINK \l "ref-kyriacou2016" \h</w:instrText>
      </w:r>
      <w:r>
        <w:fldChar w:fldCharType="separate"/>
      </w:r>
      <w:r w:rsidRPr="00797BB9">
        <w:rPr>
          <w:rStyle w:val="Hipervnculo"/>
          <w:lang w:val="es-CL"/>
        </w:rPr>
        <w:t>Kyriacou</w:t>
      </w:r>
      <w:proofErr w:type="spellEnd"/>
      <w:r w:rsidRPr="00797BB9">
        <w:rPr>
          <w:rStyle w:val="Hipervnculo"/>
          <w:lang w:val="es-CL"/>
        </w:rPr>
        <w:t>, 2016</w:t>
      </w:r>
      <w:r>
        <w:rPr>
          <w:rStyle w:val="Hipervnculo"/>
        </w:rPr>
        <w:fldChar w:fldCharType="end"/>
      </w:r>
      <w:r w:rsidRPr="00797BB9">
        <w:rPr>
          <w:lang w:val="es-CL"/>
        </w:rPr>
        <w:t>).</w:t>
      </w:r>
    </w:p>
    <w:p w14:paraId="7DFACF6D" w14:textId="77777777" w:rsidR="00A7296A" w:rsidRPr="00797BB9" w:rsidRDefault="00000000">
      <w:pPr>
        <w:pStyle w:val="Textoindependiente"/>
        <w:rPr>
          <w:lang w:val="es-CL"/>
        </w:rPr>
      </w:pPr>
      <w:r w:rsidRPr="00797BB9">
        <w:rPr>
          <w:lang w:val="es-CL"/>
        </w:rPr>
        <w:t>Sin embargo, estos estudios son escasos y comparten ciertas limitaciones. Estas investigaciones suelen restringir las definiciones de individualismo y colectivismo a un nivel puramente cultural, sin adentrarse en el análisis de posibles divergencias dentro de una misma sociedad. Además, ninguno de estos estudios ha explorado estos fenómenos en el contexto chileno o en América Latina.</w:t>
      </w:r>
    </w:p>
    <w:p w14:paraId="19F47758" w14:textId="526D8ED6" w:rsidR="00A7296A" w:rsidRPr="00797BB9" w:rsidRDefault="00000000">
      <w:pPr>
        <w:pStyle w:val="Textoindependiente"/>
        <w:rPr>
          <w:lang w:val="es-CL"/>
        </w:rPr>
      </w:pPr>
      <w:r w:rsidRPr="00797BB9">
        <w:rPr>
          <w:lang w:val="es-CL"/>
        </w:rPr>
        <w:t>De tal modo, considerando las consecuencias políticas (</w:t>
      </w:r>
      <w:r>
        <w:fldChar w:fldCharType="begin"/>
      </w:r>
      <w:r w:rsidRPr="000C4508">
        <w:rPr>
          <w:lang w:val="es-CL"/>
          <w:rPrChange w:id="38" w:author="Gabriel Cortes" w:date="2024-03-28T11:53:00Z">
            <w:rPr/>
          </w:rPrChange>
        </w:rPr>
        <w:instrText>HYPERLINK \l "ref-zhang2009" \h</w:instrText>
      </w:r>
      <w:r>
        <w:fldChar w:fldCharType="separate"/>
      </w:r>
      <w:r w:rsidRPr="00797BB9">
        <w:rPr>
          <w:rStyle w:val="Hipervnculo"/>
          <w:lang w:val="es-CL"/>
        </w:rPr>
        <w:t>Zhang et al., 2009</w:t>
      </w:r>
      <w:r>
        <w:rPr>
          <w:rStyle w:val="Hipervnculo"/>
          <w:lang w:val="es-CL"/>
        </w:rPr>
        <w:fldChar w:fldCharType="end"/>
      </w:r>
      <w:r w:rsidRPr="00797BB9">
        <w:rPr>
          <w:lang w:val="es-CL"/>
        </w:rPr>
        <w:t>), sociales (</w:t>
      </w:r>
      <w:proofErr w:type="spellStart"/>
      <w:r>
        <w:fldChar w:fldCharType="begin"/>
      </w:r>
      <w:r w:rsidRPr="00797BB9">
        <w:rPr>
          <w:lang w:val="es-CL"/>
        </w:rPr>
        <w:instrText>HYPERLINK \l "ref-strunk1999" \h</w:instrText>
      </w:r>
      <w:r>
        <w:fldChar w:fldCharType="separate"/>
      </w:r>
      <w:r w:rsidRPr="00797BB9">
        <w:rPr>
          <w:rStyle w:val="Hipervnculo"/>
          <w:lang w:val="es-CL"/>
        </w:rPr>
        <w:t>Strunk</w:t>
      </w:r>
      <w:proofErr w:type="spellEnd"/>
      <w:r w:rsidRPr="00797BB9">
        <w:rPr>
          <w:rStyle w:val="Hipervnculo"/>
          <w:lang w:val="es-CL"/>
        </w:rPr>
        <w:t xml:space="preserve"> &amp; Chang, 1999</w:t>
      </w:r>
      <w:r>
        <w:rPr>
          <w:rStyle w:val="Hipervnculo"/>
        </w:rPr>
        <w:fldChar w:fldCharType="end"/>
      </w:r>
      <w:r w:rsidRPr="00797BB9">
        <w:rPr>
          <w:lang w:val="es-CL"/>
        </w:rPr>
        <w:t>) y económicas (</w:t>
      </w:r>
      <w:proofErr w:type="spellStart"/>
      <w:r>
        <w:fldChar w:fldCharType="begin"/>
      </w:r>
      <w:r w:rsidRPr="00797BB9">
        <w:rPr>
          <w:lang w:val="es-CL"/>
        </w:rPr>
        <w:instrText>HYPERLINK \l "ref-kyriacou2016" \h</w:instrText>
      </w:r>
      <w:r>
        <w:fldChar w:fldCharType="separate"/>
      </w:r>
      <w:r w:rsidRPr="00797BB9">
        <w:rPr>
          <w:rStyle w:val="Hipervnculo"/>
          <w:lang w:val="es-CL"/>
        </w:rPr>
        <w:t>Kyriacou</w:t>
      </w:r>
      <w:proofErr w:type="spellEnd"/>
      <w:r w:rsidRPr="00797BB9">
        <w:rPr>
          <w:rStyle w:val="Hipervnculo"/>
          <w:lang w:val="es-CL"/>
        </w:rPr>
        <w:t>, 2016</w:t>
      </w:r>
      <w:r>
        <w:rPr>
          <w:rStyle w:val="Hipervnculo"/>
        </w:rPr>
        <w:fldChar w:fldCharType="end"/>
      </w:r>
      <w:r w:rsidRPr="00797BB9">
        <w:rPr>
          <w:lang w:val="es-CL"/>
        </w:rPr>
        <w:t xml:space="preserve">) que se derivan de la asociación entre el individualismo y las actitudes o preferencias políticas, se plantea la necesidad de emprender una investigación que aborde las brechas antes mencionadas. Para lograrlo, y como se argumentará en detalle más adelante, se incluirá un giro en la conceptualización de individualismo, que busca pasar a entenderlo como el resultado de procesos sociohistóricos de </w:t>
      </w:r>
      <w:ins w:id="39" w:author="Gabriel Cortes" w:date="2024-03-27T12:35:00Z">
        <w:r w:rsidR="00797BB9">
          <w:rPr>
            <w:lang w:val="es-CL"/>
          </w:rPr>
          <w:t xml:space="preserve">individuación </w:t>
        </w:r>
      </w:ins>
      <w:del w:id="40" w:author="Gabriel Cortes" w:date="2024-03-27T12:35:00Z">
        <w:r w:rsidRPr="00797BB9" w:rsidDel="00797BB9">
          <w:rPr>
            <w:lang w:val="es-CL"/>
          </w:rPr>
          <w:delText xml:space="preserve">individualización </w:delText>
        </w:r>
      </w:del>
      <w:r w:rsidRPr="00797BB9">
        <w:rPr>
          <w:lang w:val="es-CL"/>
        </w:rPr>
        <w:t>que difieren no solo entre culturas, sino también dentro de una misma sociedad (</w:t>
      </w:r>
      <w:proofErr w:type="spellStart"/>
      <w:r>
        <w:fldChar w:fldCharType="begin"/>
      </w:r>
      <w:r w:rsidRPr="00797BB9">
        <w:rPr>
          <w:lang w:val="es-CL"/>
        </w:rPr>
        <w:instrText>HYPERLINK \l "ref-martuccelli2018" \h</w:instrText>
      </w:r>
      <w:r>
        <w:fldChar w:fldCharType="separate"/>
      </w:r>
      <w:r w:rsidRPr="00797BB9">
        <w:rPr>
          <w:rStyle w:val="Hipervnculo"/>
          <w:lang w:val="es-CL"/>
        </w:rPr>
        <w:t>Martuccelli</w:t>
      </w:r>
      <w:proofErr w:type="spellEnd"/>
      <w:r w:rsidRPr="00797BB9">
        <w:rPr>
          <w:rStyle w:val="Hipervnculo"/>
          <w:lang w:val="es-CL"/>
        </w:rPr>
        <w:t>, 2018</w:t>
      </w:r>
      <w:r>
        <w:rPr>
          <w:rStyle w:val="Hipervnculo"/>
        </w:rPr>
        <w:fldChar w:fldCharType="end"/>
      </w:r>
      <w:r w:rsidRPr="00797BB9">
        <w:rPr>
          <w:lang w:val="es-CL"/>
        </w:rPr>
        <w:t>).</w:t>
      </w:r>
    </w:p>
    <w:p w14:paraId="52933047" w14:textId="14C7C54C" w:rsidR="00A7296A" w:rsidRPr="00797BB9" w:rsidRDefault="00000000">
      <w:pPr>
        <w:pStyle w:val="Textoindependiente"/>
        <w:rPr>
          <w:lang w:val="es-CL"/>
        </w:rPr>
      </w:pPr>
      <w:r w:rsidRPr="00797BB9">
        <w:rPr>
          <w:lang w:val="es-CL"/>
        </w:rPr>
        <w:t xml:space="preserve">La </w:t>
      </w:r>
      <w:del w:id="41" w:author="Gabriel Cortes" w:date="2024-03-27T12:36:00Z">
        <w:r w:rsidRPr="00797BB9" w:rsidDel="004C2315">
          <w:rPr>
            <w:lang w:val="es-CL"/>
          </w:rPr>
          <w:delText xml:space="preserve">individualización </w:delText>
        </w:r>
      </w:del>
      <w:ins w:id="42" w:author="Gabriel Cortes" w:date="2024-03-27T12:36:00Z">
        <w:r w:rsidR="004C2315" w:rsidRPr="00797BB9">
          <w:rPr>
            <w:lang w:val="es-CL"/>
          </w:rPr>
          <w:t>individ</w:t>
        </w:r>
        <w:r w:rsidR="004C2315">
          <w:rPr>
            <w:lang w:val="es-CL"/>
          </w:rPr>
          <w:t>uación</w:t>
        </w:r>
        <w:r w:rsidR="004C2315" w:rsidRPr="00797BB9">
          <w:rPr>
            <w:lang w:val="es-CL"/>
          </w:rPr>
          <w:t xml:space="preserve"> </w:t>
        </w:r>
      </w:ins>
      <w:r w:rsidRPr="00797BB9">
        <w:rPr>
          <w:lang w:val="es-CL"/>
        </w:rPr>
        <w:t>es un fenómeno sociohistórico que provoca cambios en la manera en que los individuos se relacionan con las figuras de autoridad (</w:t>
      </w:r>
      <w:r>
        <w:fldChar w:fldCharType="begin"/>
      </w:r>
      <w:r w:rsidRPr="000C4508">
        <w:rPr>
          <w:lang w:val="es-CL"/>
          <w:rPrChange w:id="43" w:author="Gabriel Cortes" w:date="2024-03-28T11:53:00Z">
            <w:rPr/>
          </w:rPrChange>
        </w:rPr>
        <w:instrText>HYPERLINK \l "ref-araujo2021" \h</w:instrText>
      </w:r>
      <w:r>
        <w:fldChar w:fldCharType="separate"/>
      </w:r>
      <w:r w:rsidRPr="00797BB9">
        <w:rPr>
          <w:rStyle w:val="Hipervnculo"/>
          <w:lang w:val="es-CL"/>
        </w:rPr>
        <w:t>Araujo, 2021</w:t>
      </w:r>
      <w:r>
        <w:rPr>
          <w:rStyle w:val="Hipervnculo"/>
          <w:lang w:val="es-CL"/>
        </w:rPr>
        <w:fldChar w:fldCharType="end"/>
      </w:r>
      <w:r w:rsidRPr="00797BB9">
        <w:rPr>
          <w:lang w:val="es-CL"/>
        </w:rPr>
        <w:t xml:space="preserve">). Por ello, parece interesante indagar cómo diferentes variantes de individualismo – resultado de divergencias de los procesos de </w:t>
      </w:r>
      <w:del w:id="44" w:author="Gabriel Cortes" w:date="2024-03-27T12:36:00Z">
        <w:r w:rsidRPr="00797BB9" w:rsidDel="004C2315">
          <w:rPr>
            <w:lang w:val="es-CL"/>
          </w:rPr>
          <w:delText xml:space="preserve">individualización </w:delText>
        </w:r>
      </w:del>
      <w:ins w:id="45" w:author="Gabriel Cortes" w:date="2024-03-27T12:36:00Z">
        <w:r w:rsidR="004C2315">
          <w:rPr>
            <w:lang w:val="es-CL"/>
          </w:rPr>
          <w:t>individuación</w:t>
        </w:r>
        <w:r w:rsidR="004C2315" w:rsidRPr="00797BB9">
          <w:rPr>
            <w:lang w:val="es-CL"/>
          </w:rPr>
          <w:t xml:space="preserve"> </w:t>
        </w:r>
      </w:ins>
      <w:r w:rsidRPr="00797BB9">
        <w:rPr>
          <w:lang w:val="es-CL"/>
        </w:rPr>
        <w:t>– podrían relacionarse con la pérdida de legitimidad de modalidades democráticas de autoridad, privilegiando, por ejemplo, liderazgos percibidos como más fuertes, eficientes (</w:t>
      </w:r>
      <w:r>
        <w:fldChar w:fldCharType="begin"/>
      </w:r>
      <w:r w:rsidRPr="000C4508">
        <w:rPr>
          <w:lang w:val="es-CL"/>
          <w:rPrChange w:id="46" w:author="Gabriel Cortes" w:date="2024-03-28T11:53:00Z">
            <w:rPr/>
          </w:rPrChange>
        </w:rPr>
        <w:instrText>HYPERLINK \l "ref-araujo2022" \h</w:instrText>
      </w:r>
      <w:r>
        <w:fldChar w:fldCharType="separate"/>
      </w:r>
      <w:r w:rsidRPr="00797BB9">
        <w:rPr>
          <w:rStyle w:val="Hipervnculo"/>
          <w:lang w:val="es-CL"/>
        </w:rPr>
        <w:t>Araujo et al., 2022</w:t>
      </w:r>
      <w:r>
        <w:rPr>
          <w:rStyle w:val="Hipervnculo"/>
          <w:lang w:val="es-CL"/>
        </w:rPr>
        <w:fldChar w:fldCharType="end"/>
      </w:r>
      <w:r w:rsidRPr="00797BB9">
        <w:rPr>
          <w:lang w:val="es-CL"/>
        </w:rPr>
        <w:t xml:space="preserve">; </w:t>
      </w:r>
      <w:r>
        <w:fldChar w:fldCharType="begin"/>
      </w:r>
      <w:r w:rsidRPr="000C4508">
        <w:rPr>
          <w:lang w:val="es-CL"/>
          <w:rPrChange w:id="47" w:author="Gabriel Cortes" w:date="2024-03-28T11:53:00Z">
            <w:rPr/>
          </w:rPrChange>
        </w:rPr>
        <w:instrText>HYPERLINK \l "ref-araujo2022a" \h</w:instrText>
      </w:r>
      <w:r>
        <w:fldChar w:fldCharType="separate"/>
      </w:r>
      <w:r w:rsidRPr="00797BB9">
        <w:rPr>
          <w:rStyle w:val="Hipervnculo"/>
          <w:lang w:val="es-CL"/>
        </w:rPr>
        <w:t>Araujo, 2022</w:t>
      </w:r>
      <w:r>
        <w:rPr>
          <w:rStyle w:val="Hipervnculo"/>
          <w:lang w:val="es-CL"/>
        </w:rPr>
        <w:fldChar w:fldCharType="end"/>
      </w:r>
      <w:r w:rsidRPr="00797BB9">
        <w:rPr>
          <w:lang w:val="es-CL"/>
        </w:rPr>
        <w:t>), o auténticos (</w:t>
      </w:r>
      <w:proofErr w:type="spellStart"/>
      <w:r>
        <w:fldChar w:fldCharType="begin"/>
      </w:r>
      <w:r w:rsidRPr="00797BB9">
        <w:rPr>
          <w:lang w:val="es-CL"/>
        </w:rPr>
        <w:instrText>HYPERLINK \l "ref-gauthier2021" \h</w:instrText>
      </w:r>
      <w:r>
        <w:fldChar w:fldCharType="separate"/>
      </w:r>
      <w:r w:rsidRPr="00797BB9">
        <w:rPr>
          <w:rStyle w:val="Hipervnculo"/>
          <w:lang w:val="es-CL"/>
        </w:rPr>
        <w:t>Gauthier</w:t>
      </w:r>
      <w:proofErr w:type="spellEnd"/>
      <w:r w:rsidRPr="00797BB9">
        <w:rPr>
          <w:rStyle w:val="Hipervnculo"/>
          <w:lang w:val="es-CL"/>
        </w:rPr>
        <w:t>, 2021</w:t>
      </w:r>
      <w:r>
        <w:rPr>
          <w:rStyle w:val="Hipervnculo"/>
        </w:rPr>
        <w:fldChar w:fldCharType="end"/>
      </w:r>
      <w:r w:rsidRPr="00797BB9">
        <w:rPr>
          <w:lang w:val="es-CL"/>
        </w:rPr>
        <w:t>). En visto de todo lo planteado, este artículo se propone como objetivo el establecer la relación entre el apoyo a un líder fuerte y los distintos perfiles de individualismo en la sociedad chilena.</w:t>
      </w:r>
    </w:p>
    <w:p w14:paraId="73AFEE4E" w14:textId="1323CBE9" w:rsidR="00A7296A" w:rsidRPr="00797BB9" w:rsidRDefault="00000000">
      <w:pPr>
        <w:pStyle w:val="Textoindependiente"/>
        <w:rPr>
          <w:lang w:val="es-CL"/>
        </w:rPr>
      </w:pPr>
      <w:r w:rsidRPr="00797BB9">
        <w:rPr>
          <w:lang w:val="es-CL"/>
        </w:rPr>
        <w:t>A continuación, se presentará un marco teórico donde se definirán ambos conceptos centrales de esta investigación. Luego, se expondrá la estrategia metodológica propuesta, que incluirá la presentación de la muestra, los indicadores y las técnicas de análisis utilizadas. Posteriormente, se procederá a mostrar los principales hallazgos del estudio, identificando los perfiles de individualismo y estableciendo su relación con el apoyo a un líder fuerte. Estos resultados serán luego discutidos a la luz del modelo teórico presentado</w:t>
      </w:r>
      <w:del w:id="48" w:author="Gabriel Cortes" w:date="2024-03-27T12:37:00Z">
        <w:r w:rsidRPr="00797BB9" w:rsidDel="004C2315">
          <w:rPr>
            <w:lang w:val="es-CL"/>
          </w:rPr>
          <w:delText xml:space="preserve"> anteriormente</w:delText>
        </w:r>
      </w:del>
      <w:r w:rsidRPr="00797BB9">
        <w:rPr>
          <w:lang w:val="es-CL"/>
        </w:rPr>
        <w:t>. Finalmente, el documento cerrará con algunas reflexiones sobre las limitaciones de esta investigación, así como con las perspectivas que deja abiertas.</w:t>
      </w:r>
    </w:p>
    <w:p w14:paraId="3F56105C" w14:textId="77777777" w:rsidR="00A7296A" w:rsidRPr="00797BB9" w:rsidRDefault="00000000">
      <w:pPr>
        <w:pStyle w:val="Ttulo1"/>
        <w:rPr>
          <w:lang w:val="es-CL"/>
        </w:rPr>
      </w:pPr>
      <w:bookmarkStart w:id="49" w:name="marco-teórico"/>
      <w:bookmarkEnd w:id="7"/>
      <w:r w:rsidRPr="00797BB9">
        <w:rPr>
          <w:rStyle w:val="SectionNumber"/>
          <w:lang w:val="es-CL"/>
        </w:rPr>
        <w:lastRenderedPageBreak/>
        <w:t>2</w:t>
      </w:r>
      <w:r w:rsidRPr="00797BB9">
        <w:rPr>
          <w:lang w:val="es-CL"/>
        </w:rPr>
        <w:tab/>
        <w:t>Marco Teórico</w:t>
      </w:r>
    </w:p>
    <w:p w14:paraId="63BE7428" w14:textId="77777777" w:rsidR="00A7296A" w:rsidRDefault="00000000">
      <w:pPr>
        <w:pStyle w:val="Ttulo2"/>
      </w:pPr>
      <w:bookmarkStart w:id="50" w:name="apoyo-a-un-líder-fuerte"/>
      <w:r>
        <w:rPr>
          <w:rStyle w:val="SectionNumber"/>
        </w:rPr>
        <w:t>2.1</w:t>
      </w:r>
      <w:r>
        <w:tab/>
        <w:t>Apoyo a un Líder Fuerte</w:t>
      </w:r>
    </w:p>
    <w:p w14:paraId="1C7B2176" w14:textId="0FF8C819" w:rsidR="00A7296A" w:rsidRPr="00797BB9" w:rsidRDefault="00000000">
      <w:pPr>
        <w:pStyle w:val="FirstParagraph"/>
        <w:rPr>
          <w:lang w:val="es-CL"/>
        </w:rPr>
      </w:pPr>
      <w:r w:rsidRPr="00797BB9">
        <w:rPr>
          <w:lang w:val="es-CL"/>
        </w:rPr>
        <w:t>Se entenderá el apoyo a un Líder Fuerte como la demanda, por parte de los ciudadanos, de que el poder político est</w:t>
      </w:r>
      <w:ins w:id="51" w:author="Gabriel Cortes" w:date="2024-03-27T12:53:00Z">
        <w:r w:rsidR="007A3FD6">
          <w:rPr>
            <w:lang w:val="es-CL"/>
          </w:rPr>
          <w:t>é</w:t>
        </w:r>
      </w:ins>
      <w:del w:id="52" w:author="Gabriel Cortes" w:date="2024-03-27T12:53:00Z">
        <w:r w:rsidRPr="00797BB9" w:rsidDel="007A3FD6">
          <w:rPr>
            <w:lang w:val="es-CL"/>
          </w:rPr>
          <w:delText>e</w:delText>
        </w:r>
      </w:del>
      <w:r w:rsidRPr="00797BB9">
        <w:rPr>
          <w:lang w:val="es-CL"/>
        </w:rPr>
        <w:t xml:space="preserve"> concentrado en un líder, </w:t>
      </w:r>
      <w:del w:id="53" w:author="Gabriel Cortes" w:date="2024-03-27T12:53:00Z">
        <w:r w:rsidRPr="00797BB9" w:rsidDel="007A3FD6">
          <w:rPr>
            <w:lang w:val="es-CL"/>
          </w:rPr>
          <w:delText>ejerciendolo</w:delText>
        </w:r>
      </w:del>
      <w:ins w:id="54" w:author="Gabriel Cortes" w:date="2024-03-27T12:53:00Z">
        <w:r w:rsidR="007A3FD6" w:rsidRPr="00797BB9">
          <w:rPr>
            <w:lang w:val="es-CL"/>
          </w:rPr>
          <w:t>ejerciéndolo</w:t>
        </w:r>
      </w:ins>
      <w:r w:rsidRPr="00797BB9">
        <w:rPr>
          <w:lang w:val="es-CL"/>
        </w:rPr>
        <w:t xml:space="preserve"> de manera personalista, con poco o nulo contrapeso por parte de otras instituciones o actores. Pese a que este tipo de liderazgos se han considerado como más comunes en</w:t>
      </w:r>
      <w:del w:id="55" w:author="Gabriel Cortes" w:date="2024-03-27T12:53:00Z">
        <w:r w:rsidRPr="00797BB9" w:rsidDel="007A3FD6">
          <w:rPr>
            <w:lang w:val="es-CL"/>
          </w:rPr>
          <w:delText xml:space="preserve"> en</w:delText>
        </w:r>
      </w:del>
      <w:r w:rsidRPr="00797BB9">
        <w:rPr>
          <w:lang w:val="es-CL"/>
        </w:rPr>
        <w:t xml:space="preserve"> regímenes autoritarios (</w:t>
      </w:r>
      <w:r>
        <w:fldChar w:fldCharType="begin"/>
      </w:r>
      <w:r w:rsidRPr="000C4508">
        <w:rPr>
          <w:lang w:val="es-CL"/>
          <w:rPrChange w:id="56" w:author="Gabriel Cortes" w:date="2024-03-28T11:53:00Z">
            <w:rPr/>
          </w:rPrChange>
        </w:rPr>
        <w:instrText>HYPERLINK \l "ref-kendall-taylor2017" \h</w:instrText>
      </w:r>
      <w:r>
        <w:fldChar w:fldCharType="separate"/>
      </w:r>
      <w:r w:rsidRPr="00797BB9">
        <w:rPr>
          <w:rStyle w:val="Hipervnculo"/>
          <w:lang w:val="es-CL"/>
        </w:rPr>
        <w:t>Kendall-Taylor et al., 2017</w:t>
      </w:r>
      <w:r>
        <w:rPr>
          <w:rStyle w:val="Hipervnculo"/>
          <w:lang w:val="es-CL"/>
        </w:rPr>
        <w:fldChar w:fldCharType="end"/>
      </w:r>
      <w:r w:rsidRPr="00797BB9">
        <w:rPr>
          <w:lang w:val="es-CL"/>
        </w:rPr>
        <w:t>), durante las últimas décadas se ha observado su auge también en democracias liberales consolidadas (</w:t>
      </w:r>
      <w:r>
        <w:fldChar w:fldCharType="begin"/>
      </w:r>
      <w:r w:rsidRPr="000C4508">
        <w:rPr>
          <w:lang w:val="es-CL"/>
          <w:rPrChange w:id="57" w:author="Gabriel Cortes" w:date="2024-03-28T11:53:00Z">
            <w:rPr/>
          </w:rPrChange>
        </w:rPr>
        <w:instrText>HYPERLINK \l "ref-kendall-taylor2017" \h</w:instrText>
      </w:r>
      <w:r>
        <w:fldChar w:fldCharType="separate"/>
      </w:r>
      <w:r w:rsidRPr="00797BB9">
        <w:rPr>
          <w:rStyle w:val="Hipervnculo"/>
          <w:lang w:val="es-CL"/>
        </w:rPr>
        <w:t>Kendall-Taylor et al., 2017</w:t>
      </w:r>
      <w:r>
        <w:rPr>
          <w:rStyle w:val="Hipervnculo"/>
          <w:lang w:val="es-CL"/>
        </w:rPr>
        <w:fldChar w:fldCharType="end"/>
      </w:r>
      <w:r w:rsidRPr="00797BB9">
        <w:rPr>
          <w:lang w:val="es-CL"/>
        </w:rPr>
        <w:t xml:space="preserve">; </w:t>
      </w:r>
      <w:r>
        <w:fldChar w:fldCharType="begin"/>
      </w:r>
      <w:r w:rsidRPr="000C4508">
        <w:rPr>
          <w:lang w:val="es-CL"/>
          <w:rPrChange w:id="58" w:author="Gabriel Cortes" w:date="2024-03-28T11:53:00Z">
            <w:rPr/>
          </w:rPrChange>
        </w:rPr>
        <w:instrText>HYPERLINK \l "ref-lindstaedt2021" \h</w:instrText>
      </w:r>
      <w:r>
        <w:fldChar w:fldCharType="separate"/>
      </w:r>
      <w:proofErr w:type="spellStart"/>
      <w:r w:rsidRPr="00797BB9">
        <w:rPr>
          <w:rStyle w:val="Hipervnculo"/>
          <w:lang w:val="es-CL"/>
        </w:rPr>
        <w:t>Lindstaedt</w:t>
      </w:r>
      <w:proofErr w:type="spellEnd"/>
      <w:r w:rsidRPr="00797BB9">
        <w:rPr>
          <w:rStyle w:val="Hipervnculo"/>
          <w:lang w:val="es-CL"/>
        </w:rPr>
        <w:t>, 2021</w:t>
      </w:r>
      <w:r>
        <w:rPr>
          <w:rStyle w:val="Hipervnculo"/>
          <w:lang w:val="es-CL"/>
        </w:rPr>
        <w:fldChar w:fldCharType="end"/>
      </w:r>
      <w:r w:rsidRPr="00797BB9">
        <w:rPr>
          <w:lang w:val="es-CL"/>
        </w:rPr>
        <w:t>).</w:t>
      </w:r>
    </w:p>
    <w:p w14:paraId="3ABF7A2B" w14:textId="7CB0E83A" w:rsidR="00A7296A" w:rsidRPr="00797BB9" w:rsidRDefault="00000000">
      <w:pPr>
        <w:pStyle w:val="Textoindependiente"/>
        <w:rPr>
          <w:lang w:val="es-CL"/>
        </w:rPr>
      </w:pPr>
      <w:r w:rsidRPr="00797BB9">
        <w:rPr>
          <w:lang w:val="es-CL"/>
        </w:rPr>
        <w:t xml:space="preserve">Se ha propuesto que este tipo de liderazgo tiene mayores posibilidades de aparecer en contextos negativos o de incertidumbre, donde un líder fuerte suele ser </w:t>
      </w:r>
      <w:del w:id="59" w:author="Gabriel Cortes" w:date="2024-03-27T12:53:00Z">
        <w:r w:rsidRPr="00797BB9" w:rsidDel="007A3FD6">
          <w:rPr>
            <w:lang w:val="es-CL"/>
          </w:rPr>
          <w:delText>precibido</w:delText>
        </w:r>
      </w:del>
      <w:ins w:id="60" w:author="Gabriel Cortes" w:date="2024-03-27T12:53:00Z">
        <w:r w:rsidR="007A3FD6" w:rsidRPr="00797BB9">
          <w:rPr>
            <w:lang w:val="es-CL"/>
          </w:rPr>
          <w:t>percibido</w:t>
        </w:r>
      </w:ins>
      <w:r w:rsidRPr="00797BB9">
        <w:rPr>
          <w:lang w:val="es-CL"/>
        </w:rPr>
        <w:t xml:space="preserve"> como una solución a problemas políticos o económicos (</w:t>
      </w:r>
      <w:proofErr w:type="spellStart"/>
      <w:r>
        <w:fldChar w:fldCharType="begin"/>
      </w:r>
      <w:r w:rsidRPr="00797BB9">
        <w:rPr>
          <w:lang w:val="es-CL"/>
        </w:rPr>
        <w:instrText>HYPERLINK \l "ref-harms2018" \h</w:instrText>
      </w:r>
      <w:r>
        <w:fldChar w:fldCharType="separate"/>
      </w:r>
      <w:r w:rsidRPr="00797BB9">
        <w:rPr>
          <w:rStyle w:val="Hipervnculo"/>
          <w:lang w:val="es-CL"/>
        </w:rPr>
        <w:t>Harms</w:t>
      </w:r>
      <w:proofErr w:type="spellEnd"/>
      <w:r w:rsidRPr="00797BB9">
        <w:rPr>
          <w:rStyle w:val="Hipervnculo"/>
          <w:lang w:val="es-CL"/>
        </w:rPr>
        <w:t xml:space="preserve"> et al., 2018</w:t>
      </w:r>
      <w:r>
        <w:rPr>
          <w:rStyle w:val="Hipervnculo"/>
        </w:rPr>
        <w:fldChar w:fldCharType="end"/>
      </w:r>
      <w:r w:rsidRPr="00797BB9">
        <w:rPr>
          <w:lang w:val="es-CL"/>
        </w:rPr>
        <w:t xml:space="preserve">). El ascenso al poder de este tipo de líderes se ha asociado a </w:t>
      </w:r>
      <w:ins w:id="61" w:author="Gabriel Cortes" w:date="2024-03-27T12:54:00Z">
        <w:r w:rsidR="007A3FD6">
          <w:rPr>
            <w:lang w:val="es-CL"/>
          </w:rPr>
          <w:t xml:space="preserve">una </w:t>
        </w:r>
      </w:ins>
      <w:r w:rsidRPr="00797BB9">
        <w:rPr>
          <w:lang w:val="es-CL"/>
        </w:rPr>
        <w:t xml:space="preserve">mayor polarización, </w:t>
      </w:r>
      <w:ins w:id="62" w:author="Gabriel Cortes" w:date="2024-03-27T12:55:00Z">
        <w:r w:rsidR="007A3FD6">
          <w:rPr>
            <w:lang w:val="es-CL"/>
          </w:rPr>
          <w:t xml:space="preserve">así como a procesos de </w:t>
        </w:r>
      </w:ins>
      <w:r w:rsidRPr="00797BB9">
        <w:rPr>
          <w:lang w:val="es-CL"/>
        </w:rPr>
        <w:t>concentración del poder y</w:t>
      </w:r>
      <w:ins w:id="63" w:author="Gabriel Cortes" w:date="2024-03-27T12:55:00Z">
        <w:r w:rsidR="007A3FD6">
          <w:rPr>
            <w:lang w:val="es-CL"/>
          </w:rPr>
          <w:t xml:space="preserve"> de </w:t>
        </w:r>
      </w:ins>
      <w:del w:id="64" w:author="Gabriel Cortes" w:date="2024-03-27T12:55:00Z">
        <w:r w:rsidRPr="00797BB9" w:rsidDel="007A3FD6">
          <w:rPr>
            <w:lang w:val="es-CL"/>
          </w:rPr>
          <w:delText xml:space="preserve">, a largo plazo, </w:delText>
        </w:r>
      </w:del>
      <w:r w:rsidRPr="00797BB9">
        <w:rPr>
          <w:lang w:val="es-CL"/>
        </w:rPr>
        <w:t>deterioro democrático (</w:t>
      </w:r>
      <w:proofErr w:type="spellStart"/>
      <w:r>
        <w:fldChar w:fldCharType="begin"/>
      </w:r>
      <w:r w:rsidRPr="00797BB9">
        <w:rPr>
          <w:lang w:val="es-CL"/>
        </w:rPr>
        <w:instrText>HYPERLINK \l "ref-brunkert2023" \h</w:instrText>
      </w:r>
      <w:r>
        <w:fldChar w:fldCharType="separate"/>
      </w:r>
      <w:r w:rsidRPr="00797BB9">
        <w:rPr>
          <w:rStyle w:val="Hipervnculo"/>
          <w:lang w:val="es-CL"/>
        </w:rPr>
        <w:t>Brunkert</w:t>
      </w:r>
      <w:proofErr w:type="spellEnd"/>
      <w:r w:rsidRPr="00797BB9">
        <w:rPr>
          <w:rStyle w:val="Hipervnculo"/>
          <w:lang w:val="es-CL"/>
        </w:rPr>
        <w:t xml:space="preserve"> &amp; </w:t>
      </w:r>
      <w:proofErr w:type="spellStart"/>
      <w:r w:rsidRPr="00797BB9">
        <w:rPr>
          <w:rStyle w:val="Hipervnculo"/>
          <w:lang w:val="es-CL"/>
        </w:rPr>
        <w:t>Von</w:t>
      </w:r>
      <w:proofErr w:type="spellEnd"/>
      <w:r w:rsidRPr="00797BB9">
        <w:rPr>
          <w:rStyle w:val="Hipervnculo"/>
          <w:lang w:val="es-CL"/>
        </w:rPr>
        <w:t xml:space="preserve"> </w:t>
      </w:r>
      <w:proofErr w:type="spellStart"/>
      <w:r w:rsidRPr="00797BB9">
        <w:rPr>
          <w:rStyle w:val="Hipervnculo"/>
          <w:lang w:val="es-CL"/>
        </w:rPr>
        <w:t>Soest</w:t>
      </w:r>
      <w:proofErr w:type="spellEnd"/>
      <w:r w:rsidRPr="00797BB9">
        <w:rPr>
          <w:rStyle w:val="Hipervnculo"/>
          <w:lang w:val="es-CL"/>
        </w:rPr>
        <w:t>, 2023</w:t>
      </w:r>
      <w:r>
        <w:rPr>
          <w:rStyle w:val="Hipervnculo"/>
        </w:rPr>
        <w:fldChar w:fldCharType="end"/>
      </w:r>
      <w:r w:rsidRPr="00797BB9">
        <w:rPr>
          <w:lang w:val="es-CL"/>
        </w:rPr>
        <w:t xml:space="preserve">; </w:t>
      </w:r>
      <w:r>
        <w:fldChar w:fldCharType="begin"/>
      </w:r>
      <w:r w:rsidRPr="000C4508">
        <w:rPr>
          <w:lang w:val="es-CL"/>
          <w:rPrChange w:id="65" w:author="Gabriel Cortes" w:date="2024-03-28T11:53:00Z">
            <w:rPr/>
          </w:rPrChange>
        </w:rPr>
        <w:instrText>HYPERLINK \l "ref-kendall-taylor2017" \h</w:instrText>
      </w:r>
      <w:r>
        <w:fldChar w:fldCharType="separate"/>
      </w:r>
      <w:r w:rsidRPr="00797BB9">
        <w:rPr>
          <w:rStyle w:val="Hipervnculo"/>
          <w:lang w:val="es-CL"/>
        </w:rPr>
        <w:t>Kendall-Taylor et al., 2017</w:t>
      </w:r>
      <w:r>
        <w:rPr>
          <w:rStyle w:val="Hipervnculo"/>
          <w:lang w:val="es-CL"/>
        </w:rPr>
        <w:fldChar w:fldCharType="end"/>
      </w:r>
      <w:r w:rsidRPr="00797BB9">
        <w:rPr>
          <w:lang w:val="es-CL"/>
        </w:rPr>
        <w:t xml:space="preserve">; </w:t>
      </w:r>
      <w:r>
        <w:fldChar w:fldCharType="begin"/>
      </w:r>
      <w:r w:rsidRPr="000C4508">
        <w:rPr>
          <w:lang w:val="es-CL"/>
          <w:rPrChange w:id="66" w:author="Gabriel Cortes" w:date="2024-03-28T11:53:00Z">
            <w:rPr/>
          </w:rPrChange>
        </w:rPr>
        <w:instrText>HYPERLINK \l "ref-lindstaedt2021" \h</w:instrText>
      </w:r>
      <w:r>
        <w:fldChar w:fldCharType="separate"/>
      </w:r>
      <w:proofErr w:type="spellStart"/>
      <w:r w:rsidRPr="00797BB9">
        <w:rPr>
          <w:rStyle w:val="Hipervnculo"/>
          <w:lang w:val="es-CL"/>
        </w:rPr>
        <w:t>Lindstaedt</w:t>
      </w:r>
      <w:proofErr w:type="spellEnd"/>
      <w:r w:rsidRPr="00797BB9">
        <w:rPr>
          <w:rStyle w:val="Hipervnculo"/>
          <w:lang w:val="es-CL"/>
        </w:rPr>
        <w:t>, 2021</w:t>
      </w:r>
      <w:r>
        <w:rPr>
          <w:rStyle w:val="Hipervnculo"/>
          <w:lang w:val="es-CL"/>
        </w:rPr>
        <w:fldChar w:fldCharType="end"/>
      </w:r>
      <w:r w:rsidRPr="00797BB9">
        <w:rPr>
          <w:lang w:val="es-CL"/>
        </w:rPr>
        <w:t>). Pese a ello, el apoyo a este tipo de liderazgo ha crecido a lo largo del mundo, y una parte importante de la literatura se ha dedicado a comprender los factores de esta tendencia. Entre algunas explicaciones que se han esbozado se cuentan rasgos de la personalidad como la mentalidad cerrada o la introversión (</w:t>
      </w:r>
      <w:proofErr w:type="spellStart"/>
      <w:r w:rsidRPr="00797BB9">
        <w:rPr>
          <w:lang w:val="es-CL"/>
        </w:rPr>
        <w:t>Armendariz</w:t>
      </w:r>
      <w:proofErr w:type="spellEnd"/>
      <w:r w:rsidRPr="00797BB9">
        <w:rPr>
          <w:lang w:val="es-CL"/>
        </w:rPr>
        <w:t xml:space="preserve"> Miranda &amp; </w:t>
      </w:r>
      <w:proofErr w:type="spellStart"/>
      <w:r w:rsidRPr="00797BB9">
        <w:rPr>
          <w:lang w:val="es-CL"/>
        </w:rPr>
        <w:t>Cawvey</w:t>
      </w:r>
      <w:proofErr w:type="spellEnd"/>
      <w:r w:rsidRPr="00797BB9">
        <w:rPr>
          <w:lang w:val="es-CL"/>
        </w:rPr>
        <w:t xml:space="preserve"> (</w:t>
      </w:r>
      <w:r>
        <w:fldChar w:fldCharType="begin"/>
      </w:r>
      <w:r w:rsidRPr="000C4508">
        <w:rPr>
          <w:lang w:val="es-CL"/>
          <w:rPrChange w:id="67" w:author="Gabriel Cortes" w:date="2024-03-28T11:53:00Z">
            <w:rPr/>
          </w:rPrChange>
        </w:rPr>
        <w:instrText>HYPERLINK \l "ref-armendarizmiranda2021" \h</w:instrText>
      </w:r>
      <w:r>
        <w:fldChar w:fldCharType="separate"/>
      </w:r>
      <w:r w:rsidRPr="00797BB9">
        <w:rPr>
          <w:rStyle w:val="Hipervnculo"/>
          <w:lang w:val="es-CL"/>
        </w:rPr>
        <w:t>2021</w:t>
      </w:r>
      <w:r>
        <w:rPr>
          <w:rStyle w:val="Hipervnculo"/>
          <w:lang w:val="es-CL"/>
        </w:rPr>
        <w:fldChar w:fldCharType="end"/>
      </w:r>
      <w:r w:rsidRPr="00797BB9">
        <w:rPr>
          <w:lang w:val="es-CL"/>
        </w:rPr>
        <w:t>)</w:t>
      </w:r>
      <w:del w:id="68" w:author="Gabriel Cortes" w:date="2024-03-27T12:53:00Z">
        <w:r w:rsidRPr="00797BB9" w:rsidDel="007A3FD6">
          <w:rPr>
            <w:lang w:val="es-CL"/>
          </w:rPr>
          <w:delText>)</w:delText>
        </w:r>
      </w:del>
      <w:r w:rsidRPr="00797BB9">
        <w:rPr>
          <w:lang w:val="es-CL"/>
        </w:rPr>
        <w:t>, la incertidumbre identitaria (</w:t>
      </w:r>
      <w:proofErr w:type="spellStart"/>
      <w:r>
        <w:fldChar w:fldCharType="begin"/>
      </w:r>
      <w:r w:rsidRPr="00797BB9">
        <w:rPr>
          <w:lang w:val="es-CL"/>
        </w:rPr>
        <w:instrText>HYPERLINK \l "ref-hogg2021" \h</w:instrText>
      </w:r>
      <w:r>
        <w:fldChar w:fldCharType="separate"/>
      </w:r>
      <w:r w:rsidRPr="00797BB9">
        <w:rPr>
          <w:rStyle w:val="Hipervnculo"/>
          <w:lang w:val="es-CL"/>
        </w:rPr>
        <w:t>Hogg</w:t>
      </w:r>
      <w:proofErr w:type="spellEnd"/>
      <w:r w:rsidRPr="00797BB9">
        <w:rPr>
          <w:rStyle w:val="Hipervnculo"/>
          <w:lang w:val="es-CL"/>
        </w:rPr>
        <w:t>, 2021</w:t>
      </w:r>
      <w:r>
        <w:rPr>
          <w:rStyle w:val="Hipervnculo"/>
        </w:rPr>
        <w:fldChar w:fldCharType="end"/>
      </w:r>
      <w:r w:rsidRPr="00797BB9">
        <w:rPr>
          <w:lang w:val="es-CL"/>
        </w:rPr>
        <w:t xml:space="preserve">; </w:t>
      </w:r>
      <w:r>
        <w:fldChar w:fldCharType="begin"/>
      </w:r>
      <w:r w:rsidRPr="000C4508">
        <w:rPr>
          <w:lang w:val="es-CL"/>
          <w:rPrChange w:id="69" w:author="Gabriel Cortes" w:date="2024-03-28T11:53:00Z">
            <w:rPr/>
          </w:rPrChange>
        </w:rPr>
        <w:instrText>HYPERLINK \l "ref-hogg2013" \h</w:instrText>
      </w:r>
      <w:r>
        <w:fldChar w:fldCharType="separate"/>
      </w:r>
      <w:proofErr w:type="spellStart"/>
      <w:r w:rsidRPr="00797BB9">
        <w:rPr>
          <w:rStyle w:val="Hipervnculo"/>
          <w:lang w:val="es-CL"/>
        </w:rPr>
        <w:t>Hogg</w:t>
      </w:r>
      <w:proofErr w:type="spellEnd"/>
      <w:r w:rsidRPr="00797BB9">
        <w:rPr>
          <w:rStyle w:val="Hipervnculo"/>
          <w:lang w:val="es-CL"/>
        </w:rPr>
        <w:t xml:space="preserve"> &amp; </w:t>
      </w:r>
      <w:proofErr w:type="spellStart"/>
      <w:r w:rsidRPr="00797BB9">
        <w:rPr>
          <w:rStyle w:val="Hipervnculo"/>
          <w:lang w:val="es-CL"/>
        </w:rPr>
        <w:t>Adelman</w:t>
      </w:r>
      <w:proofErr w:type="spellEnd"/>
      <w:r w:rsidRPr="00797BB9">
        <w:rPr>
          <w:rStyle w:val="Hipervnculo"/>
          <w:lang w:val="es-CL"/>
        </w:rPr>
        <w:t>, 2013</w:t>
      </w:r>
      <w:r>
        <w:rPr>
          <w:rStyle w:val="Hipervnculo"/>
          <w:lang w:val="es-CL"/>
        </w:rPr>
        <w:fldChar w:fldCharType="end"/>
      </w:r>
      <w:r w:rsidRPr="00797BB9">
        <w:rPr>
          <w:lang w:val="es-CL"/>
        </w:rPr>
        <w:t>), el deseo por continuar la identidad nacional (</w:t>
      </w:r>
      <w:proofErr w:type="spellStart"/>
      <w:r>
        <w:fldChar w:fldCharType="begin"/>
      </w:r>
      <w:r w:rsidRPr="00797BB9">
        <w:rPr>
          <w:lang w:val="es-CL"/>
        </w:rPr>
        <w:instrText>HYPERLINK \l "ref-selvanathan2022" \h</w:instrText>
      </w:r>
      <w:r>
        <w:fldChar w:fldCharType="separate"/>
      </w:r>
      <w:r w:rsidRPr="00797BB9">
        <w:rPr>
          <w:rStyle w:val="Hipervnculo"/>
          <w:lang w:val="es-CL"/>
        </w:rPr>
        <w:t>Selvanathan</w:t>
      </w:r>
      <w:proofErr w:type="spellEnd"/>
      <w:r w:rsidRPr="00797BB9">
        <w:rPr>
          <w:rStyle w:val="Hipervnculo"/>
          <w:lang w:val="es-CL"/>
        </w:rPr>
        <w:t xml:space="preserve"> et al., 2022</w:t>
      </w:r>
      <w:r>
        <w:rPr>
          <w:rStyle w:val="Hipervnculo"/>
        </w:rPr>
        <w:fldChar w:fldCharType="end"/>
      </w:r>
      <w:r w:rsidRPr="00797BB9">
        <w:rPr>
          <w:lang w:val="es-CL"/>
        </w:rPr>
        <w:t>), la desigualdad económica (</w:t>
      </w:r>
      <w:proofErr w:type="spellStart"/>
      <w:r w:rsidRPr="00797BB9">
        <w:rPr>
          <w:lang w:val="es-CL"/>
        </w:rPr>
        <w:t>Sprong</w:t>
      </w:r>
      <w:proofErr w:type="spellEnd"/>
      <w:r w:rsidRPr="00797BB9">
        <w:rPr>
          <w:lang w:val="es-CL"/>
        </w:rPr>
        <w:t xml:space="preserve"> et al. </w:t>
      </w:r>
      <w:del w:id="70" w:author="Gabriel Cortes" w:date="2024-03-27T12:57:00Z">
        <w:r w:rsidRPr="00797BB9" w:rsidDel="007A3FD6">
          <w:rPr>
            <w:lang w:val="es-CL"/>
          </w:rPr>
          <w:delText>(</w:delText>
        </w:r>
      </w:del>
      <w:hyperlink w:anchor="ref-sprong2019">
        <w:r w:rsidRPr="00797BB9">
          <w:rPr>
            <w:rStyle w:val="Hipervnculo"/>
            <w:lang w:val="es-CL"/>
          </w:rPr>
          <w:t>2019</w:t>
        </w:r>
      </w:hyperlink>
      <w:ins w:id="71" w:author="Gabriel Cortes" w:date="2024-03-27T12:57:00Z">
        <w:r w:rsidR="007A3FD6" w:rsidRPr="000C4508">
          <w:rPr>
            <w:rStyle w:val="Hipervnculo"/>
            <w:lang w:val="es-CL"/>
            <w:rPrChange w:id="72" w:author="Gabriel Cortes" w:date="2024-03-28T11:53:00Z">
              <w:rPr>
                <w:rStyle w:val="Hipervnculo"/>
              </w:rPr>
            </w:rPrChange>
          </w:rPr>
          <w:t>)</w:t>
        </w:r>
      </w:ins>
      <w:del w:id="73" w:author="Gabriel Cortes" w:date="2024-03-27T12:57:00Z">
        <w:r w:rsidRPr="00797BB9" w:rsidDel="007A3FD6">
          <w:rPr>
            <w:lang w:val="es-CL"/>
          </w:rPr>
          <w:delText>)</w:delText>
        </w:r>
      </w:del>
      <w:del w:id="74" w:author="Gabriel Cortes" w:date="2024-03-27T12:53:00Z">
        <w:r w:rsidRPr="00797BB9" w:rsidDel="007A3FD6">
          <w:rPr>
            <w:lang w:val="es-CL"/>
          </w:rPr>
          <w:delText>)</w:delText>
        </w:r>
      </w:del>
      <w:r w:rsidRPr="00797BB9">
        <w:rPr>
          <w:lang w:val="es-CL"/>
        </w:rPr>
        <w:t xml:space="preserve"> y la baja confianza interpersonal (</w:t>
      </w:r>
      <w:proofErr w:type="spellStart"/>
      <w:r>
        <w:fldChar w:fldCharType="begin"/>
      </w:r>
      <w:r w:rsidRPr="00797BB9">
        <w:rPr>
          <w:lang w:val="es-CL"/>
        </w:rPr>
        <w:instrText>HYPERLINK \l "ref-xuereb2021" \h</w:instrText>
      </w:r>
      <w:r>
        <w:fldChar w:fldCharType="separate"/>
      </w:r>
      <w:r w:rsidRPr="00797BB9">
        <w:rPr>
          <w:rStyle w:val="Hipervnculo"/>
          <w:lang w:val="es-CL"/>
        </w:rPr>
        <w:t>Xuereb</w:t>
      </w:r>
      <w:proofErr w:type="spellEnd"/>
      <w:r w:rsidRPr="00797BB9">
        <w:rPr>
          <w:rStyle w:val="Hipervnculo"/>
          <w:lang w:val="es-CL"/>
        </w:rPr>
        <w:t xml:space="preserve"> et al., 2021</w:t>
      </w:r>
      <w:r>
        <w:rPr>
          <w:rStyle w:val="Hipervnculo"/>
        </w:rPr>
        <w:fldChar w:fldCharType="end"/>
      </w:r>
      <w:r w:rsidRPr="00797BB9">
        <w:rPr>
          <w:lang w:val="es-CL"/>
        </w:rPr>
        <w:t>).</w:t>
      </w:r>
    </w:p>
    <w:p w14:paraId="5EBE9657" w14:textId="36D6E455" w:rsidR="00A7296A" w:rsidRPr="00797BB9" w:rsidRDefault="00000000">
      <w:pPr>
        <w:pStyle w:val="Textoindependiente"/>
        <w:rPr>
          <w:lang w:val="es-CL"/>
        </w:rPr>
      </w:pPr>
      <w:r w:rsidRPr="00797BB9">
        <w:rPr>
          <w:lang w:val="es-CL"/>
        </w:rPr>
        <w:t xml:space="preserve">Además, se ha indicado que el apoyo a un líder fuerte se encuentra asociado a la </w:t>
      </w:r>
      <w:del w:id="75" w:author="Gabriel Cortes" w:date="2024-03-27T12:53:00Z">
        <w:r w:rsidRPr="00797BB9" w:rsidDel="007A3FD6">
          <w:rPr>
            <w:lang w:val="es-CL"/>
          </w:rPr>
          <w:delText>llamda</w:delText>
        </w:r>
      </w:del>
      <w:ins w:id="76" w:author="Gabriel Cortes" w:date="2024-03-27T12:53:00Z">
        <w:r w:rsidR="007A3FD6" w:rsidRPr="00797BB9">
          <w:rPr>
            <w:lang w:val="es-CL"/>
          </w:rPr>
          <w:t>llamada</w:t>
        </w:r>
      </w:ins>
      <w:r w:rsidRPr="00797BB9">
        <w:rPr>
          <w:lang w:val="es-CL"/>
        </w:rPr>
        <w:t xml:space="preserve"> personalidad autoritaria (</w:t>
      </w:r>
      <w:proofErr w:type="spellStart"/>
      <w:r>
        <w:fldChar w:fldCharType="begin"/>
      </w:r>
      <w:r w:rsidRPr="00797BB9">
        <w:rPr>
          <w:lang w:val="es-CL"/>
        </w:rPr>
        <w:instrText>HYPERLINK \l "ref-harms2018" \h</w:instrText>
      </w:r>
      <w:r>
        <w:fldChar w:fldCharType="separate"/>
      </w:r>
      <w:r w:rsidRPr="00797BB9">
        <w:rPr>
          <w:rStyle w:val="Hipervnculo"/>
          <w:lang w:val="es-CL"/>
        </w:rPr>
        <w:t>Harms</w:t>
      </w:r>
      <w:proofErr w:type="spellEnd"/>
      <w:r w:rsidRPr="00797BB9">
        <w:rPr>
          <w:rStyle w:val="Hipervnculo"/>
          <w:lang w:val="es-CL"/>
        </w:rPr>
        <w:t xml:space="preserve"> et al., 2018</w:t>
      </w:r>
      <w:r>
        <w:rPr>
          <w:rStyle w:val="Hipervnculo"/>
        </w:rPr>
        <w:fldChar w:fldCharType="end"/>
      </w:r>
      <w:r w:rsidRPr="00797BB9">
        <w:rPr>
          <w:lang w:val="es-CL"/>
        </w:rPr>
        <w:t>). Particularmente, los autoritarios estarían más dispuestos a renunciar a su autonomía personal frente a</w:t>
      </w:r>
      <w:ins w:id="77" w:author="Gabriel Cortes" w:date="2024-03-27T13:00:00Z">
        <w:r w:rsidR="00873E36">
          <w:rPr>
            <w:lang w:val="es-CL"/>
          </w:rPr>
          <w:t xml:space="preserve"> </w:t>
        </w:r>
      </w:ins>
      <w:del w:id="78" w:author="Gabriel Cortes" w:date="2024-03-27T13:00:00Z">
        <w:r w:rsidRPr="00797BB9" w:rsidDel="00873E36">
          <w:rPr>
            <w:lang w:val="es-CL"/>
          </w:rPr>
          <w:delText xml:space="preserve"> un </w:delText>
        </w:r>
      </w:del>
      <w:r w:rsidRPr="00797BB9">
        <w:rPr>
          <w:lang w:val="es-CL"/>
        </w:rPr>
        <w:t>autoridades percibidas como</w:t>
      </w:r>
      <w:ins w:id="79" w:author="Gabriel Cortes" w:date="2024-03-27T13:00:00Z">
        <w:r w:rsidR="00873E36">
          <w:rPr>
            <w:lang w:val="es-CL"/>
          </w:rPr>
          <w:t xml:space="preserve"> dominantes</w:t>
        </w:r>
      </w:ins>
      <w:del w:id="80" w:author="Gabriel Cortes" w:date="2024-03-27T13:00:00Z">
        <w:r w:rsidRPr="00797BB9" w:rsidDel="00873E36">
          <w:rPr>
            <w:lang w:val="es-CL"/>
          </w:rPr>
          <w:delText xml:space="preserve"> poderosas</w:delText>
        </w:r>
      </w:del>
      <w:r w:rsidRPr="00797BB9">
        <w:rPr>
          <w:lang w:val="es-CL"/>
        </w:rPr>
        <w:t xml:space="preserve"> </w:t>
      </w:r>
      <w:ins w:id="81" w:author="Gabriel Cortes" w:date="2024-03-27T12:59:00Z">
        <w:r w:rsidR="007A3FD6">
          <w:rPr>
            <w:lang w:val="es-CL"/>
          </w:rPr>
          <w:t>(</w:t>
        </w:r>
      </w:ins>
      <w:proofErr w:type="spellStart"/>
      <w:del w:id="82" w:author="Gabriel Cortes" w:date="2024-03-27T12:59:00Z">
        <w:r w:rsidRPr="00797BB9" w:rsidDel="007A3FD6">
          <w:rPr>
            <w:lang w:val="es-CL"/>
          </w:rPr>
          <w:delText>[</w:delText>
        </w:r>
      </w:del>
      <w:r w:rsidRPr="00797BB9">
        <w:rPr>
          <w:lang w:val="es-CL"/>
        </w:rPr>
        <w:t>Harms</w:t>
      </w:r>
      <w:proofErr w:type="spellEnd"/>
      <w:r w:rsidRPr="00797BB9">
        <w:rPr>
          <w:lang w:val="es-CL"/>
        </w:rPr>
        <w:t xml:space="preserve"> et al. </w:t>
      </w:r>
      <w:del w:id="83" w:author="Gabriel Cortes" w:date="2024-03-27T13:00:00Z">
        <w:r w:rsidRPr="00797BB9" w:rsidDel="007A3FD6">
          <w:rPr>
            <w:lang w:val="es-CL"/>
          </w:rPr>
          <w:delText>(</w:delText>
        </w:r>
      </w:del>
      <w:r>
        <w:fldChar w:fldCharType="begin"/>
      </w:r>
      <w:r w:rsidRPr="000C4508">
        <w:rPr>
          <w:lang w:val="es-CL"/>
          <w:rPrChange w:id="84" w:author="Gabriel Cortes" w:date="2024-03-28T11:53:00Z">
            <w:rPr/>
          </w:rPrChange>
        </w:rPr>
        <w:instrText>HYPERLINK \l "ref-harms2018" \h</w:instrText>
      </w:r>
      <w:r>
        <w:fldChar w:fldCharType="separate"/>
      </w:r>
      <w:r w:rsidRPr="00797BB9">
        <w:rPr>
          <w:rStyle w:val="Hipervnculo"/>
          <w:lang w:val="es-CL"/>
        </w:rPr>
        <w:t>2018</w:t>
      </w:r>
      <w:r>
        <w:rPr>
          <w:rStyle w:val="Hipervnculo"/>
          <w:lang w:val="es-CL"/>
        </w:rPr>
        <w:fldChar w:fldCharType="end"/>
      </w:r>
      <w:r w:rsidRPr="00797BB9">
        <w:rPr>
          <w:lang w:val="es-CL"/>
        </w:rPr>
        <w:t>)</w:t>
      </w:r>
      <w:del w:id="85" w:author="Gabriel Cortes" w:date="2024-03-27T13:00:00Z">
        <w:r w:rsidRPr="00797BB9" w:rsidDel="007A3FD6">
          <w:rPr>
            <w:lang w:val="es-CL"/>
          </w:rPr>
          <w:delText>)</w:delText>
        </w:r>
      </w:del>
      <w:r w:rsidRPr="00797BB9">
        <w:rPr>
          <w:lang w:val="es-CL"/>
        </w:rPr>
        <w:t xml:space="preserve">. En la misma </w:t>
      </w:r>
      <w:del w:id="86" w:author="Gabriel Cortes" w:date="2024-03-27T12:59:00Z">
        <w:r w:rsidRPr="00797BB9" w:rsidDel="007A3FD6">
          <w:rPr>
            <w:lang w:val="es-CL"/>
          </w:rPr>
          <w:delText>linea</w:delText>
        </w:r>
      </w:del>
      <w:ins w:id="87" w:author="Gabriel Cortes" w:date="2024-03-27T12:59:00Z">
        <w:r w:rsidR="007A3FD6" w:rsidRPr="00797BB9">
          <w:rPr>
            <w:lang w:val="es-CL"/>
          </w:rPr>
          <w:t>línea</w:t>
        </w:r>
      </w:ins>
      <w:r w:rsidRPr="00797BB9">
        <w:rPr>
          <w:lang w:val="es-CL"/>
        </w:rPr>
        <w:t xml:space="preserve">, se ha planteado que el individualismo no es tanto el opuesto al colectivismo, sino del autoritarismo </w:t>
      </w:r>
      <w:ins w:id="88" w:author="Gabriel Cortes" w:date="2024-03-27T13:00:00Z">
        <w:r w:rsidR="007A3FD6">
          <w:rPr>
            <w:lang w:val="es-CL"/>
          </w:rPr>
          <w:t>(</w:t>
        </w:r>
      </w:ins>
      <w:proofErr w:type="spellStart"/>
      <w:del w:id="89" w:author="Gabriel Cortes" w:date="2024-03-27T13:00:00Z">
        <w:r w:rsidRPr="00797BB9" w:rsidDel="007A3FD6">
          <w:rPr>
            <w:lang w:val="es-CL"/>
          </w:rPr>
          <w:delText>[</w:delText>
        </w:r>
      </w:del>
      <w:r w:rsidRPr="00797BB9">
        <w:rPr>
          <w:lang w:val="es-CL"/>
        </w:rPr>
        <w:t>Gelfand</w:t>
      </w:r>
      <w:proofErr w:type="spellEnd"/>
      <w:r w:rsidRPr="00797BB9">
        <w:rPr>
          <w:lang w:val="es-CL"/>
        </w:rPr>
        <w:t xml:space="preserve"> et al. </w:t>
      </w:r>
      <w:del w:id="90" w:author="Gabriel Cortes" w:date="2024-03-27T13:00:00Z">
        <w:r w:rsidRPr="00797BB9" w:rsidDel="007A3FD6">
          <w:rPr>
            <w:lang w:val="es-CL"/>
          </w:rPr>
          <w:delText>(</w:delText>
        </w:r>
      </w:del>
      <w:r>
        <w:fldChar w:fldCharType="begin"/>
      </w:r>
      <w:r w:rsidRPr="000C4508">
        <w:rPr>
          <w:lang w:val="es-CL"/>
          <w:rPrChange w:id="91" w:author="Gabriel Cortes" w:date="2024-03-28T11:53:00Z">
            <w:rPr/>
          </w:rPrChange>
        </w:rPr>
        <w:instrText>HYPERLINK \l "ref-gelfand1996" \h</w:instrText>
      </w:r>
      <w:r>
        <w:fldChar w:fldCharType="separate"/>
      </w:r>
      <w:r w:rsidRPr="00797BB9">
        <w:rPr>
          <w:rStyle w:val="Hipervnculo"/>
          <w:lang w:val="es-CL"/>
        </w:rPr>
        <w:t>1996</w:t>
      </w:r>
      <w:r>
        <w:rPr>
          <w:rStyle w:val="Hipervnculo"/>
          <w:lang w:val="es-CL"/>
        </w:rPr>
        <w:fldChar w:fldCharType="end"/>
      </w:r>
      <w:r w:rsidRPr="00797BB9">
        <w:rPr>
          <w:lang w:val="es-CL"/>
        </w:rPr>
        <w:t>)</w:t>
      </w:r>
      <w:del w:id="92" w:author="Gabriel Cortes" w:date="2024-03-27T13:00:00Z">
        <w:r w:rsidRPr="00797BB9" w:rsidDel="007A3FD6">
          <w:rPr>
            <w:lang w:val="es-CL"/>
          </w:rPr>
          <w:delText>)</w:delText>
        </w:r>
      </w:del>
      <w:r w:rsidRPr="00797BB9">
        <w:rPr>
          <w:lang w:val="es-CL"/>
        </w:rPr>
        <w:t>. De tal modo, existe una tendencia en la literatura a asociar negativamente al individualismo con actitudes autoritarias, planteando más bien una relación con el apoyo a las variantes más liberales y representativas de democracia. Pese a ello, también se ha encontrado evidencia empírica que apunta a la asociación entre el individualismo con el conservadurismo (</w:t>
      </w:r>
      <w:r>
        <w:fldChar w:fldCharType="begin"/>
      </w:r>
      <w:r w:rsidRPr="000C4508">
        <w:rPr>
          <w:lang w:val="es-CL"/>
          <w:rPrChange w:id="93" w:author="Gabriel Cortes" w:date="2024-03-28T11:53:00Z">
            <w:rPr/>
          </w:rPrChange>
        </w:rPr>
        <w:instrText>HYPERLINK \l "ref-zhang2009" \h</w:instrText>
      </w:r>
      <w:r>
        <w:fldChar w:fldCharType="separate"/>
      </w:r>
      <w:r w:rsidRPr="00797BB9">
        <w:rPr>
          <w:rStyle w:val="Hipervnculo"/>
          <w:lang w:val="es-CL"/>
        </w:rPr>
        <w:t>Zhang et al., 2009</w:t>
      </w:r>
      <w:r>
        <w:rPr>
          <w:rStyle w:val="Hipervnculo"/>
          <w:lang w:val="es-CL"/>
        </w:rPr>
        <w:fldChar w:fldCharType="end"/>
      </w:r>
      <w:r w:rsidRPr="00797BB9">
        <w:rPr>
          <w:lang w:val="es-CL"/>
        </w:rPr>
        <w:t>), el autoritarismo (</w:t>
      </w:r>
      <w:proofErr w:type="spellStart"/>
      <w:r>
        <w:fldChar w:fldCharType="begin"/>
      </w:r>
      <w:r w:rsidRPr="00797BB9">
        <w:rPr>
          <w:lang w:val="es-CL"/>
        </w:rPr>
        <w:instrText>HYPERLINK \l "ref-kemmelmeier2003" \h</w:instrText>
      </w:r>
      <w:r>
        <w:fldChar w:fldCharType="separate"/>
      </w:r>
      <w:r w:rsidRPr="00797BB9">
        <w:rPr>
          <w:rStyle w:val="Hipervnculo"/>
          <w:lang w:val="es-CL"/>
        </w:rPr>
        <w:t>Kemmelmeier</w:t>
      </w:r>
      <w:proofErr w:type="spellEnd"/>
      <w:r w:rsidRPr="00797BB9">
        <w:rPr>
          <w:rStyle w:val="Hipervnculo"/>
          <w:lang w:val="es-CL"/>
        </w:rPr>
        <w:t xml:space="preserve"> et al., 2003</w:t>
      </w:r>
      <w:r>
        <w:rPr>
          <w:rStyle w:val="Hipervnculo"/>
        </w:rPr>
        <w:fldChar w:fldCharType="end"/>
      </w:r>
      <w:r w:rsidRPr="00797BB9">
        <w:rPr>
          <w:lang w:val="es-CL"/>
        </w:rPr>
        <w:t>) y la dominancia social (</w:t>
      </w:r>
      <w:proofErr w:type="spellStart"/>
      <w:r>
        <w:fldChar w:fldCharType="begin"/>
      </w:r>
      <w:r w:rsidRPr="00797BB9">
        <w:rPr>
          <w:lang w:val="es-CL"/>
        </w:rPr>
        <w:instrText>HYPERLINK \l "ref-strunk1999" \h</w:instrText>
      </w:r>
      <w:r>
        <w:fldChar w:fldCharType="separate"/>
      </w:r>
      <w:r w:rsidRPr="00797BB9">
        <w:rPr>
          <w:rStyle w:val="Hipervnculo"/>
          <w:lang w:val="es-CL"/>
        </w:rPr>
        <w:t>Strunk</w:t>
      </w:r>
      <w:proofErr w:type="spellEnd"/>
      <w:r w:rsidRPr="00797BB9">
        <w:rPr>
          <w:rStyle w:val="Hipervnculo"/>
          <w:lang w:val="es-CL"/>
        </w:rPr>
        <w:t xml:space="preserve"> &amp; Chang, 1999</w:t>
      </w:r>
      <w:r>
        <w:rPr>
          <w:rStyle w:val="Hipervnculo"/>
        </w:rPr>
        <w:fldChar w:fldCharType="end"/>
      </w:r>
      <w:r w:rsidRPr="00797BB9">
        <w:rPr>
          <w:lang w:val="es-CL"/>
        </w:rPr>
        <w:t>). De tal modo, el panorama general sugiere que la relación entre individualismo y democracia está lejos de ser unívoca.</w:t>
      </w:r>
    </w:p>
    <w:p w14:paraId="509A75D3" w14:textId="6512DD1A" w:rsidR="00A7296A" w:rsidRPr="00797BB9" w:rsidRDefault="00000000">
      <w:pPr>
        <w:pStyle w:val="Textoindependiente"/>
        <w:rPr>
          <w:lang w:val="es-CL"/>
        </w:rPr>
      </w:pPr>
      <w:r w:rsidRPr="00797BB9">
        <w:rPr>
          <w:lang w:val="es-CL"/>
        </w:rPr>
        <w:t>Frente a lo anterior, en la siguiente sección se presentará la propuesta teórica de esta investigación. La apuesta aquí es que la sociología del individuo entregaría las herramientas necesarias para comprender las relaciones divergentes entre el individualismo y los tipos de liderazgos</w:t>
      </w:r>
      <w:ins w:id="94" w:author="Gabriel Cortes" w:date="2024-03-27T13:01:00Z">
        <w:r w:rsidR="00873E36">
          <w:rPr>
            <w:lang w:val="es-CL"/>
          </w:rPr>
          <w:t xml:space="preserve"> demandados</w:t>
        </w:r>
      </w:ins>
      <w:r w:rsidRPr="00797BB9">
        <w:rPr>
          <w:lang w:val="es-CL"/>
        </w:rPr>
        <w:t xml:space="preserve"> por la ciudadanía.</w:t>
      </w:r>
    </w:p>
    <w:p w14:paraId="50A700E9" w14:textId="77777777" w:rsidR="00A7296A" w:rsidRDefault="00000000">
      <w:pPr>
        <w:pStyle w:val="Ttulo2"/>
      </w:pPr>
      <w:bookmarkStart w:id="95" w:name="individualismo"/>
      <w:bookmarkEnd w:id="50"/>
      <w:r>
        <w:rPr>
          <w:rStyle w:val="SectionNumber"/>
        </w:rPr>
        <w:lastRenderedPageBreak/>
        <w:t>2.2</w:t>
      </w:r>
      <w:r>
        <w:tab/>
        <w:t>Individualismo</w:t>
      </w:r>
    </w:p>
    <w:p w14:paraId="31DABBA5" w14:textId="0E81E396" w:rsidR="00A7296A" w:rsidRPr="00797BB9" w:rsidRDefault="00000000">
      <w:pPr>
        <w:pStyle w:val="FirstParagraph"/>
        <w:rPr>
          <w:lang w:val="es-CL"/>
        </w:rPr>
      </w:pPr>
      <w:r w:rsidRPr="00797BB9">
        <w:rPr>
          <w:lang w:val="es-CL"/>
        </w:rPr>
        <w:t>El fenómeno del individualismo ha sido principalmente investigado desde la psicología cultural, con un enfoque especial en la comparación entre distintas culturas. Desde esta perspectiva, de tal modo, se tienden a categorizar</w:t>
      </w:r>
      <w:del w:id="96" w:author="Gabriel Cortes" w:date="2024-03-27T13:03:00Z">
        <w:r w:rsidRPr="00797BB9" w:rsidDel="00873E36">
          <w:rPr>
            <w:lang w:val="es-CL"/>
          </w:rPr>
          <w:delText xml:space="preserve"> </w:delText>
        </w:r>
      </w:del>
      <w:ins w:id="97" w:author="Gabriel Cortes" w:date="2024-03-27T13:03:00Z">
        <w:r w:rsidR="00873E36">
          <w:rPr>
            <w:lang w:val="es-CL"/>
          </w:rPr>
          <w:t xml:space="preserve"> sociedades y países</w:t>
        </w:r>
      </w:ins>
      <w:del w:id="98" w:author="Gabriel Cortes" w:date="2024-03-27T13:03:00Z">
        <w:r w:rsidRPr="00797BB9" w:rsidDel="00873E36">
          <w:rPr>
            <w:lang w:val="es-CL"/>
          </w:rPr>
          <w:delText>culturas (y, se debe notar, cultura se entiende casi siempre como sinónimo de país)</w:delText>
        </w:r>
      </w:del>
      <w:ins w:id="99" w:author="Gabriel Cortes" w:date="2024-03-27T13:03:00Z">
        <w:r w:rsidR="00873E36">
          <w:rPr>
            <w:lang w:val="es-CL"/>
          </w:rPr>
          <w:t xml:space="preserve"> </w:t>
        </w:r>
      </w:ins>
      <w:del w:id="100" w:author="Gabriel Cortes" w:date="2024-03-27T13:03:00Z">
        <w:r w:rsidRPr="00797BB9" w:rsidDel="00873E36">
          <w:rPr>
            <w:lang w:val="es-CL"/>
          </w:rPr>
          <w:delText xml:space="preserve">, </w:delText>
        </w:r>
      </w:del>
      <w:r w:rsidRPr="00797BB9">
        <w:rPr>
          <w:lang w:val="es-CL"/>
        </w:rPr>
        <w:t>ya sea como individualistas o como colectivistas. Las sociedades individualistas se caracterizarían por lazos poco estrechos entre individuos, de quienes se espera se hagan cargo de sí mismos y de su familia inmediata. Las sociedades colectivistas, en tanto, se definen porque sus miembros están integrados desde su nacimiento a grupos fuertemente cohesionados que los protegen a lo largo de sus vidas a cambio de una lealtad incuestionable (</w:t>
      </w:r>
      <w:proofErr w:type="spellStart"/>
      <w:r>
        <w:fldChar w:fldCharType="begin"/>
      </w:r>
      <w:r w:rsidRPr="00797BB9">
        <w:rPr>
          <w:lang w:val="es-CL"/>
        </w:rPr>
        <w:instrText>HYPERLINK \l "ref-yoon2010" \h</w:instrText>
      </w:r>
      <w:r>
        <w:fldChar w:fldCharType="separate"/>
      </w:r>
      <w:r w:rsidRPr="00797BB9">
        <w:rPr>
          <w:rStyle w:val="Hipervnculo"/>
          <w:lang w:val="es-CL"/>
        </w:rPr>
        <w:t>Yoon</w:t>
      </w:r>
      <w:proofErr w:type="spellEnd"/>
      <w:r w:rsidRPr="00797BB9">
        <w:rPr>
          <w:rStyle w:val="Hipervnculo"/>
          <w:lang w:val="es-CL"/>
        </w:rPr>
        <w:t>, 2010</w:t>
      </w:r>
      <w:r>
        <w:rPr>
          <w:rStyle w:val="Hipervnculo"/>
        </w:rPr>
        <w:fldChar w:fldCharType="end"/>
      </w:r>
      <w:r w:rsidRPr="00797BB9">
        <w:rPr>
          <w:lang w:val="es-CL"/>
        </w:rPr>
        <w:t>).</w:t>
      </w:r>
    </w:p>
    <w:p w14:paraId="2F5D69FB" w14:textId="65BC14E4" w:rsidR="00A7296A" w:rsidRPr="00797BB9" w:rsidRDefault="00000000">
      <w:pPr>
        <w:pStyle w:val="Textoindependiente"/>
        <w:rPr>
          <w:lang w:val="es-CL"/>
        </w:rPr>
      </w:pPr>
      <w:r w:rsidRPr="00797BB9">
        <w:rPr>
          <w:lang w:val="es-CL"/>
        </w:rPr>
        <w:t>Esta conceptualización de individualismo-colectivismo ha sido criticad</w:t>
      </w:r>
      <w:ins w:id="101" w:author="Gabriel Cortes" w:date="2024-03-27T13:04:00Z">
        <w:r w:rsidR="00873E36">
          <w:rPr>
            <w:lang w:val="es-CL"/>
          </w:rPr>
          <w:t>a</w:t>
        </w:r>
      </w:ins>
      <w:del w:id="102" w:author="Gabriel Cortes" w:date="2024-03-27T13:04:00Z">
        <w:r w:rsidRPr="00797BB9" w:rsidDel="00873E36">
          <w:rPr>
            <w:lang w:val="es-CL"/>
          </w:rPr>
          <w:delText>o</w:delText>
        </w:r>
      </w:del>
      <w:r w:rsidRPr="00797BB9">
        <w:rPr>
          <w:lang w:val="es-CL"/>
        </w:rPr>
        <w:t xml:space="preserve"> por su falta de claridad conceptual (</w:t>
      </w:r>
      <w:proofErr w:type="spellStart"/>
      <w:r>
        <w:fldChar w:fldCharType="begin"/>
      </w:r>
      <w:r w:rsidRPr="00797BB9">
        <w:rPr>
          <w:lang w:val="es-CL"/>
        </w:rPr>
        <w:instrText>HYPERLINK \l "ref-oyserman2002" \h</w:instrText>
      </w:r>
      <w:r>
        <w:fldChar w:fldCharType="separate"/>
      </w:r>
      <w:r w:rsidRPr="00797BB9">
        <w:rPr>
          <w:rStyle w:val="Hipervnculo"/>
          <w:lang w:val="es-CL"/>
        </w:rPr>
        <w:t>Oyserman</w:t>
      </w:r>
      <w:proofErr w:type="spellEnd"/>
      <w:r w:rsidRPr="00797BB9">
        <w:rPr>
          <w:rStyle w:val="Hipervnculo"/>
          <w:lang w:val="es-CL"/>
        </w:rPr>
        <w:t xml:space="preserve"> et al., 2002</w:t>
      </w:r>
      <w:r>
        <w:rPr>
          <w:rStyle w:val="Hipervnculo"/>
        </w:rPr>
        <w:fldChar w:fldCharType="end"/>
      </w:r>
      <w:r w:rsidRPr="00797BB9">
        <w:rPr>
          <w:lang w:val="es-CL"/>
        </w:rPr>
        <w:t xml:space="preserve">), </w:t>
      </w:r>
      <w:del w:id="103" w:author="Gabriel Cortes" w:date="2024-03-27T13:05:00Z">
        <w:r w:rsidRPr="00797BB9" w:rsidDel="00873E36">
          <w:rPr>
            <w:lang w:val="es-CL"/>
          </w:rPr>
          <w:delText>calificándolo como un</w:delText>
        </w:r>
      </w:del>
      <w:ins w:id="104" w:author="Gabriel Cortes" w:date="2024-03-27T13:05:00Z">
        <w:r w:rsidR="00873E36">
          <w:rPr>
            <w:lang w:val="es-CL"/>
          </w:rPr>
          <w:t>su uso como</w:t>
        </w:r>
      </w:ins>
      <w:r w:rsidRPr="00797BB9">
        <w:rPr>
          <w:lang w:val="es-CL"/>
        </w:rPr>
        <w:t xml:space="preserve"> </w:t>
      </w:r>
      <w:ins w:id="105" w:author="Gabriel Cortes" w:date="2024-03-27T13:06:00Z">
        <w:r w:rsidR="00873E36">
          <w:rPr>
            <w:lang w:val="es-CL"/>
          </w:rPr>
          <w:t xml:space="preserve">un </w:t>
        </w:r>
      </w:ins>
      <w:r w:rsidRPr="00797BB9">
        <w:rPr>
          <w:lang w:val="es-CL"/>
        </w:rPr>
        <w:t xml:space="preserve">concepto </w:t>
      </w:r>
      <w:r w:rsidRPr="00797BB9">
        <w:rPr>
          <w:i/>
          <w:iCs/>
          <w:lang w:val="es-CL"/>
        </w:rPr>
        <w:t>catch-</w:t>
      </w:r>
      <w:proofErr w:type="spellStart"/>
      <w:r w:rsidRPr="00797BB9">
        <w:rPr>
          <w:i/>
          <w:iCs/>
          <w:lang w:val="es-CL"/>
        </w:rPr>
        <w:t>all</w:t>
      </w:r>
      <w:proofErr w:type="spellEnd"/>
      <w:del w:id="106" w:author="Gabriel Cortes" w:date="2024-03-27T13:06:00Z">
        <w:r w:rsidRPr="00797BB9" w:rsidDel="00873E36">
          <w:rPr>
            <w:lang w:val="es-CL"/>
          </w:rPr>
          <w:delText>,</w:delText>
        </w:r>
      </w:del>
      <w:r w:rsidRPr="00797BB9">
        <w:rPr>
          <w:lang w:val="es-CL"/>
        </w:rPr>
        <w:t xml:space="preserve"> que se utiliza por defecto para explicar diferencias culturales (</w:t>
      </w:r>
      <w:proofErr w:type="spellStart"/>
      <w:r>
        <w:fldChar w:fldCharType="begin"/>
      </w:r>
      <w:r w:rsidRPr="00797BB9">
        <w:rPr>
          <w:lang w:val="es-CL"/>
        </w:rPr>
        <w:instrText>HYPERLINK \l "ref-voronov2002" \h</w:instrText>
      </w:r>
      <w:r>
        <w:fldChar w:fldCharType="separate"/>
      </w:r>
      <w:r w:rsidRPr="00797BB9">
        <w:rPr>
          <w:rStyle w:val="Hipervnculo"/>
          <w:lang w:val="es-CL"/>
        </w:rPr>
        <w:t>Voronov</w:t>
      </w:r>
      <w:proofErr w:type="spellEnd"/>
      <w:r w:rsidRPr="00797BB9">
        <w:rPr>
          <w:rStyle w:val="Hipervnculo"/>
          <w:lang w:val="es-CL"/>
        </w:rPr>
        <w:t xml:space="preserve"> &amp; Singer, 2002</w:t>
      </w:r>
      <w:r>
        <w:rPr>
          <w:rStyle w:val="Hipervnculo"/>
        </w:rPr>
        <w:fldChar w:fldCharType="end"/>
      </w:r>
      <w:r w:rsidRPr="00797BB9">
        <w:rPr>
          <w:lang w:val="es-CL"/>
        </w:rPr>
        <w:t>) y que esconde un</w:t>
      </w:r>
      <w:ins w:id="107" w:author="Gabriel Cortes" w:date="2024-03-27T13:06:00Z">
        <w:r w:rsidR="00873E36">
          <w:rPr>
            <w:lang w:val="es-CL"/>
          </w:rPr>
          <w:t>a</w:t>
        </w:r>
      </w:ins>
      <w:r w:rsidRPr="00797BB9">
        <w:rPr>
          <w:lang w:val="es-CL"/>
        </w:rPr>
        <w:t xml:space="preserve"> dimensión normativa que asocia el individualismo a la modernidad y al desarrollo (</w:t>
      </w:r>
      <w:proofErr w:type="spellStart"/>
      <w:r>
        <w:fldChar w:fldCharType="begin"/>
      </w:r>
      <w:r w:rsidRPr="00797BB9">
        <w:rPr>
          <w:lang w:val="es-CL"/>
        </w:rPr>
        <w:instrText>HYPERLINK \l "ref-martuccelli2010" \h</w:instrText>
      </w:r>
      <w:r>
        <w:fldChar w:fldCharType="separate"/>
      </w:r>
      <w:r w:rsidRPr="00797BB9">
        <w:rPr>
          <w:rStyle w:val="Hipervnculo"/>
          <w:lang w:val="es-CL"/>
        </w:rPr>
        <w:t>Martuccelli</w:t>
      </w:r>
      <w:proofErr w:type="spellEnd"/>
      <w:r w:rsidRPr="00797BB9">
        <w:rPr>
          <w:rStyle w:val="Hipervnculo"/>
          <w:lang w:val="es-CL"/>
        </w:rPr>
        <w:t>, 2010</w:t>
      </w:r>
      <w:r>
        <w:rPr>
          <w:rStyle w:val="Hipervnculo"/>
        </w:rPr>
        <w:fldChar w:fldCharType="end"/>
      </w:r>
      <w:r w:rsidRPr="00797BB9">
        <w:rPr>
          <w:lang w:val="es-CL"/>
        </w:rPr>
        <w:t xml:space="preserve">; </w:t>
      </w:r>
      <w:r>
        <w:fldChar w:fldCharType="begin"/>
      </w:r>
      <w:r w:rsidRPr="000C4508">
        <w:rPr>
          <w:lang w:val="es-CL"/>
          <w:rPrChange w:id="108" w:author="Gabriel Cortes" w:date="2024-03-28T11:53:00Z">
            <w:rPr/>
          </w:rPrChange>
        </w:rPr>
        <w:instrText>HYPERLINK \l "ref-moemeka1998" \h</w:instrText>
      </w:r>
      <w:r>
        <w:fldChar w:fldCharType="separate"/>
      </w:r>
      <w:proofErr w:type="spellStart"/>
      <w:r w:rsidRPr="00797BB9">
        <w:rPr>
          <w:rStyle w:val="Hipervnculo"/>
          <w:lang w:val="es-CL"/>
        </w:rPr>
        <w:t>Moemeka</w:t>
      </w:r>
      <w:proofErr w:type="spellEnd"/>
      <w:r w:rsidRPr="00797BB9">
        <w:rPr>
          <w:rStyle w:val="Hipervnculo"/>
          <w:lang w:val="es-CL"/>
        </w:rPr>
        <w:t>, 1998</w:t>
      </w:r>
      <w:r>
        <w:rPr>
          <w:rStyle w:val="Hipervnculo"/>
          <w:lang w:val="es-CL"/>
        </w:rPr>
        <w:fldChar w:fldCharType="end"/>
      </w:r>
      <w:r w:rsidRPr="00797BB9">
        <w:rPr>
          <w:lang w:val="es-CL"/>
        </w:rPr>
        <w:t xml:space="preserve">; </w:t>
      </w:r>
      <w:r>
        <w:fldChar w:fldCharType="begin"/>
      </w:r>
      <w:r w:rsidRPr="000C4508">
        <w:rPr>
          <w:lang w:val="es-CL"/>
          <w:rPrChange w:id="109" w:author="Gabriel Cortes" w:date="2024-03-28T11:53:00Z">
            <w:rPr/>
          </w:rPrChange>
        </w:rPr>
        <w:instrText>HYPERLINK \l "ref-voronov2002" \h</w:instrText>
      </w:r>
      <w:r>
        <w:fldChar w:fldCharType="separate"/>
      </w:r>
      <w:proofErr w:type="spellStart"/>
      <w:r w:rsidRPr="00797BB9">
        <w:rPr>
          <w:rStyle w:val="Hipervnculo"/>
          <w:lang w:val="es-CL"/>
        </w:rPr>
        <w:t>Voronov</w:t>
      </w:r>
      <w:proofErr w:type="spellEnd"/>
      <w:r w:rsidRPr="00797BB9">
        <w:rPr>
          <w:rStyle w:val="Hipervnculo"/>
          <w:lang w:val="es-CL"/>
        </w:rPr>
        <w:t xml:space="preserve"> &amp; Singer, 2002</w:t>
      </w:r>
      <w:r>
        <w:rPr>
          <w:rStyle w:val="Hipervnculo"/>
          <w:lang w:val="es-CL"/>
        </w:rPr>
        <w:fldChar w:fldCharType="end"/>
      </w:r>
      <w:r w:rsidRPr="00797BB9">
        <w:rPr>
          <w:lang w:val="es-CL"/>
        </w:rPr>
        <w:t xml:space="preserve">; </w:t>
      </w:r>
      <w:r>
        <w:fldChar w:fldCharType="begin"/>
      </w:r>
      <w:r w:rsidRPr="000C4508">
        <w:rPr>
          <w:lang w:val="es-CL"/>
          <w:rPrChange w:id="110" w:author="Gabriel Cortes" w:date="2024-03-28T11:53:00Z">
            <w:rPr/>
          </w:rPrChange>
        </w:rPr>
        <w:instrText>HYPERLINK \l "ref-wang2010" \h</w:instrText>
      </w:r>
      <w:r>
        <w:fldChar w:fldCharType="separate"/>
      </w:r>
      <w:r w:rsidRPr="00797BB9">
        <w:rPr>
          <w:rStyle w:val="Hipervnculo"/>
          <w:lang w:val="es-CL"/>
        </w:rPr>
        <w:t>Wang &amp; Liu, 2010</w:t>
      </w:r>
      <w:r>
        <w:rPr>
          <w:rStyle w:val="Hipervnculo"/>
          <w:lang w:val="es-CL"/>
        </w:rPr>
        <w:fldChar w:fldCharType="end"/>
      </w:r>
      <w:r w:rsidRPr="00797BB9">
        <w:rPr>
          <w:lang w:val="es-CL"/>
        </w:rPr>
        <w:t>).</w:t>
      </w:r>
      <w:ins w:id="111" w:author="Gabriel Cortes" w:date="2024-03-27T13:06:00Z">
        <w:r w:rsidR="00873E36">
          <w:rPr>
            <w:lang w:val="es-CL"/>
          </w:rPr>
          <w:t xml:space="preserve"> </w:t>
        </w:r>
      </w:ins>
      <w:del w:id="112" w:author="Gabriel Cortes" w:date="2024-03-27T13:06:00Z">
        <w:r w:rsidRPr="00797BB9" w:rsidDel="00873E36">
          <w:rPr>
            <w:lang w:val="es-CL"/>
          </w:rPr>
          <w:delText xml:space="preserve"> </w:delText>
        </w:r>
      </w:del>
      <w:proofErr w:type="spellStart"/>
      <w:r w:rsidRPr="00797BB9">
        <w:rPr>
          <w:lang w:val="es-CL"/>
        </w:rPr>
        <w:t>Brewer</w:t>
      </w:r>
      <w:proofErr w:type="spellEnd"/>
      <w:r w:rsidRPr="00797BB9">
        <w:rPr>
          <w:lang w:val="es-CL"/>
        </w:rPr>
        <w:t xml:space="preserve"> y Chen (</w:t>
      </w:r>
      <w:r>
        <w:fldChar w:fldCharType="begin"/>
      </w:r>
      <w:r w:rsidRPr="000C4508">
        <w:rPr>
          <w:lang w:val="es-CL"/>
          <w:rPrChange w:id="113" w:author="Gabriel Cortes" w:date="2024-03-28T11:53:00Z">
            <w:rPr/>
          </w:rPrChange>
        </w:rPr>
        <w:instrText>HYPERLINK \l "ref-brewer2007" \h</w:instrText>
      </w:r>
      <w:r>
        <w:fldChar w:fldCharType="separate"/>
      </w:r>
      <w:r w:rsidRPr="00797BB9">
        <w:rPr>
          <w:rStyle w:val="Hipervnculo"/>
          <w:lang w:val="es-CL"/>
        </w:rPr>
        <w:t>2007</w:t>
      </w:r>
      <w:r>
        <w:rPr>
          <w:rStyle w:val="Hipervnculo"/>
          <w:lang w:val="es-CL"/>
        </w:rPr>
        <w:fldChar w:fldCharType="end"/>
      </w:r>
      <w:r w:rsidRPr="00797BB9">
        <w:rPr>
          <w:lang w:val="es-CL"/>
        </w:rPr>
        <w:t>) además, indican que no hay una verdadera simetría en la forma en que se operacionalizan el individualismo y el colectivismo, pues, mientras que los ítems utilizados para medir el individualismo suelen centrarse en la identidad y la agencia de los individuos, el colectivismo se suele medir como un sistema de valores.</w:t>
      </w:r>
    </w:p>
    <w:p w14:paraId="2DB78F23" w14:textId="77777777" w:rsidR="00A7296A" w:rsidRPr="00797BB9" w:rsidRDefault="00000000">
      <w:pPr>
        <w:pStyle w:val="Textoindependiente"/>
        <w:rPr>
          <w:lang w:val="es-CL"/>
        </w:rPr>
      </w:pPr>
      <w:r w:rsidRPr="00797BB9">
        <w:rPr>
          <w:lang w:val="es-CL"/>
        </w:rPr>
        <w:t>Estas limitaciones se expresan en “anomalías” observables en varios de estos estudios, como que los individualistas pueden ser tanto o más colectivistas que los colectivistas mismos (</w:t>
      </w:r>
      <w:proofErr w:type="spellStart"/>
      <w:r>
        <w:fldChar w:fldCharType="begin"/>
      </w:r>
      <w:r w:rsidRPr="00797BB9">
        <w:rPr>
          <w:lang w:val="es-CL"/>
        </w:rPr>
        <w:instrText>HYPERLINK \l "ref-oyserman2002" \h</w:instrText>
      </w:r>
      <w:r>
        <w:fldChar w:fldCharType="separate"/>
      </w:r>
      <w:r w:rsidRPr="00797BB9">
        <w:rPr>
          <w:rStyle w:val="Hipervnculo"/>
          <w:lang w:val="es-CL"/>
        </w:rPr>
        <w:t>Oyserman</w:t>
      </w:r>
      <w:proofErr w:type="spellEnd"/>
      <w:r w:rsidRPr="00797BB9">
        <w:rPr>
          <w:rStyle w:val="Hipervnculo"/>
          <w:lang w:val="es-CL"/>
        </w:rPr>
        <w:t xml:space="preserve"> et al., 2002</w:t>
      </w:r>
      <w:r>
        <w:rPr>
          <w:rStyle w:val="Hipervnculo"/>
        </w:rPr>
        <w:fldChar w:fldCharType="end"/>
      </w:r>
      <w:r w:rsidRPr="00797BB9">
        <w:rPr>
          <w:lang w:val="es-CL"/>
        </w:rPr>
        <w:t>), o que en determinados contextos los colectivistas actúan de manera individualista (</w:t>
      </w:r>
      <w:proofErr w:type="spellStart"/>
      <w:r>
        <w:fldChar w:fldCharType="begin"/>
      </w:r>
      <w:r w:rsidRPr="00797BB9">
        <w:rPr>
          <w:lang w:val="es-CL"/>
        </w:rPr>
        <w:instrText>HYPERLINK \l "ref-voronov2002" \h</w:instrText>
      </w:r>
      <w:r>
        <w:fldChar w:fldCharType="separate"/>
      </w:r>
      <w:r w:rsidRPr="00797BB9">
        <w:rPr>
          <w:rStyle w:val="Hipervnculo"/>
          <w:lang w:val="es-CL"/>
        </w:rPr>
        <w:t>Voronov</w:t>
      </w:r>
      <w:proofErr w:type="spellEnd"/>
      <w:r w:rsidRPr="00797BB9">
        <w:rPr>
          <w:rStyle w:val="Hipervnculo"/>
          <w:lang w:val="es-CL"/>
        </w:rPr>
        <w:t xml:space="preserve"> &amp; Singer, 2002</w:t>
      </w:r>
      <w:r>
        <w:rPr>
          <w:rStyle w:val="Hipervnculo"/>
        </w:rPr>
        <w:fldChar w:fldCharType="end"/>
      </w:r>
      <w:r w:rsidRPr="00797BB9">
        <w:rPr>
          <w:lang w:val="es-CL"/>
        </w:rPr>
        <w:t>). A nivel agregado, Chile podría considerarse como un claro ejemplo de estas contradicciones: Bajo la definición de Hofstede, la sociedad chilena ha sido clasificada como colectivista (</w:t>
      </w:r>
      <w:r>
        <w:fldChar w:fldCharType="begin"/>
      </w:r>
      <w:r w:rsidRPr="000C4508">
        <w:rPr>
          <w:lang w:val="es-CL"/>
          <w:rPrChange w:id="114" w:author="Gabriel Cortes" w:date="2024-03-28T11:53:00Z">
            <w:rPr/>
          </w:rPrChange>
        </w:rPr>
        <w:instrText>HYPERLINK \l "ref-rojas2008" \h</w:instrText>
      </w:r>
      <w:r>
        <w:fldChar w:fldCharType="separate"/>
      </w:r>
      <w:r w:rsidRPr="00797BB9">
        <w:rPr>
          <w:rStyle w:val="Hipervnculo"/>
          <w:lang w:val="es-CL"/>
        </w:rPr>
        <w:t>Rojas-Méndez et al., 2008</w:t>
      </w:r>
      <w:r>
        <w:rPr>
          <w:rStyle w:val="Hipervnculo"/>
          <w:lang w:val="es-CL"/>
        </w:rPr>
        <w:fldChar w:fldCharType="end"/>
      </w:r>
      <w:r w:rsidRPr="00797BB9">
        <w:rPr>
          <w:lang w:val="es-CL"/>
        </w:rPr>
        <w:t>). Esto concuerda con observaciones que han señalado que el colectivismo en Chile es alto, tanto si se mide como el opuesto al individualismo (</w:t>
      </w:r>
      <w:proofErr w:type="spellStart"/>
      <w:r>
        <w:fldChar w:fldCharType="begin"/>
      </w:r>
      <w:r w:rsidRPr="00797BB9">
        <w:rPr>
          <w:lang w:val="es-CL"/>
        </w:rPr>
        <w:instrText>HYPERLINK \l "ref-oyserman2002" \h</w:instrText>
      </w:r>
      <w:r>
        <w:fldChar w:fldCharType="separate"/>
      </w:r>
      <w:r w:rsidRPr="00797BB9">
        <w:rPr>
          <w:rStyle w:val="Hipervnculo"/>
          <w:lang w:val="es-CL"/>
        </w:rPr>
        <w:t>Oyserman</w:t>
      </w:r>
      <w:proofErr w:type="spellEnd"/>
      <w:r w:rsidRPr="00797BB9">
        <w:rPr>
          <w:rStyle w:val="Hipervnculo"/>
          <w:lang w:val="es-CL"/>
        </w:rPr>
        <w:t xml:space="preserve"> et al., 2002</w:t>
      </w:r>
      <w:r>
        <w:rPr>
          <w:rStyle w:val="Hipervnculo"/>
        </w:rPr>
        <w:fldChar w:fldCharType="end"/>
      </w:r>
      <w:r w:rsidRPr="00797BB9">
        <w:rPr>
          <w:lang w:val="es-CL"/>
        </w:rPr>
        <w:t xml:space="preserve">) o entendido como un </w:t>
      </w:r>
      <w:proofErr w:type="spellStart"/>
      <w:r w:rsidRPr="00797BB9">
        <w:rPr>
          <w:i/>
          <w:iCs/>
          <w:lang w:val="es-CL"/>
        </w:rPr>
        <w:t>self-construal</w:t>
      </w:r>
      <w:proofErr w:type="spellEnd"/>
      <w:r w:rsidRPr="00797BB9">
        <w:rPr>
          <w:lang w:val="es-CL"/>
        </w:rPr>
        <w:t xml:space="preserve"> interdependiente (</w:t>
      </w:r>
      <w:r>
        <w:fldChar w:fldCharType="begin"/>
      </w:r>
      <w:r w:rsidRPr="000C4508">
        <w:rPr>
          <w:lang w:val="es-CL"/>
          <w:rPrChange w:id="115" w:author="Gabriel Cortes" w:date="2024-03-28T11:53:00Z">
            <w:rPr/>
          </w:rPrChange>
        </w:rPr>
        <w:instrText>HYPERLINK \l "ref-benavides2020" \h</w:instrText>
      </w:r>
      <w:r>
        <w:fldChar w:fldCharType="separate"/>
      </w:r>
      <w:r w:rsidRPr="00797BB9">
        <w:rPr>
          <w:rStyle w:val="Hipervnculo"/>
          <w:lang w:val="es-CL"/>
        </w:rPr>
        <w:t>Benavides &amp; Hur, 2020</w:t>
      </w:r>
      <w:r>
        <w:rPr>
          <w:rStyle w:val="Hipervnculo"/>
          <w:lang w:val="es-CL"/>
        </w:rPr>
        <w:fldChar w:fldCharType="end"/>
      </w:r>
      <w:r w:rsidRPr="00797BB9">
        <w:rPr>
          <w:lang w:val="es-CL"/>
        </w:rPr>
        <w:t>). No obstante, también es cierto que los niveles de individualismo observados en el país llegan a ser incluso más altos que aquellos obtenidos en sociedades típicamente individualistas, como Estados Unidos (</w:t>
      </w:r>
      <w:proofErr w:type="spellStart"/>
      <w:r>
        <w:fldChar w:fldCharType="begin"/>
      </w:r>
      <w:r w:rsidRPr="00797BB9">
        <w:rPr>
          <w:lang w:val="es-CL"/>
        </w:rPr>
        <w:instrText>HYPERLINK \l "ref-oyserman2002" \h</w:instrText>
      </w:r>
      <w:r>
        <w:fldChar w:fldCharType="separate"/>
      </w:r>
      <w:r w:rsidRPr="00797BB9">
        <w:rPr>
          <w:rStyle w:val="Hipervnculo"/>
          <w:lang w:val="es-CL"/>
        </w:rPr>
        <w:t>Oyserman</w:t>
      </w:r>
      <w:proofErr w:type="spellEnd"/>
      <w:r w:rsidRPr="00797BB9">
        <w:rPr>
          <w:rStyle w:val="Hipervnculo"/>
          <w:lang w:val="es-CL"/>
        </w:rPr>
        <w:t xml:space="preserve"> et al., 2002</w:t>
      </w:r>
      <w:r>
        <w:rPr>
          <w:rStyle w:val="Hipervnculo"/>
        </w:rPr>
        <w:fldChar w:fldCharType="end"/>
      </w:r>
      <w:r w:rsidRPr="00797BB9">
        <w:rPr>
          <w:lang w:val="es-CL"/>
        </w:rPr>
        <w:t>) o Noruega (</w:t>
      </w:r>
      <w:proofErr w:type="spellStart"/>
      <w:r>
        <w:fldChar w:fldCharType="begin"/>
      </w:r>
      <w:r w:rsidRPr="00797BB9">
        <w:rPr>
          <w:lang w:val="es-CL"/>
        </w:rPr>
        <w:instrText>HYPERLINK \l "ref-kolstad2009" \h</w:instrText>
      </w:r>
      <w:r>
        <w:fldChar w:fldCharType="separate"/>
      </w:r>
      <w:r w:rsidRPr="00797BB9">
        <w:rPr>
          <w:rStyle w:val="Hipervnculo"/>
          <w:lang w:val="es-CL"/>
        </w:rPr>
        <w:t>Kolstad</w:t>
      </w:r>
      <w:proofErr w:type="spellEnd"/>
      <w:r w:rsidRPr="00797BB9">
        <w:rPr>
          <w:rStyle w:val="Hipervnculo"/>
          <w:lang w:val="es-CL"/>
        </w:rPr>
        <w:t xml:space="preserve"> &amp; </w:t>
      </w:r>
      <w:proofErr w:type="spellStart"/>
      <w:r w:rsidRPr="00797BB9">
        <w:rPr>
          <w:rStyle w:val="Hipervnculo"/>
          <w:lang w:val="es-CL"/>
        </w:rPr>
        <w:t>Horpestad</w:t>
      </w:r>
      <w:proofErr w:type="spellEnd"/>
      <w:r w:rsidRPr="00797BB9">
        <w:rPr>
          <w:rStyle w:val="Hipervnculo"/>
          <w:lang w:val="es-CL"/>
        </w:rPr>
        <w:t>, 2009</w:t>
      </w:r>
      <w:r>
        <w:rPr>
          <w:rStyle w:val="Hipervnculo"/>
        </w:rPr>
        <w:fldChar w:fldCharType="end"/>
      </w:r>
      <w:r w:rsidRPr="00797BB9">
        <w:rPr>
          <w:lang w:val="es-CL"/>
        </w:rPr>
        <w:t>).</w:t>
      </w:r>
    </w:p>
    <w:p w14:paraId="75FAFA18" w14:textId="77777777" w:rsidR="00A7296A" w:rsidRPr="00797BB9" w:rsidRDefault="00000000">
      <w:pPr>
        <w:pStyle w:val="Textoindependiente"/>
        <w:rPr>
          <w:lang w:val="es-CL"/>
        </w:rPr>
      </w:pPr>
      <w:r w:rsidRPr="00797BB9">
        <w:rPr>
          <w:lang w:val="es-CL"/>
        </w:rPr>
        <w:t xml:space="preserve">Esto abre la pregunta de si Chile realmente es una sociedad colectivista, y si no lo es, ¿hasta qué punto es una sociedad individualista? La propuesta de esta investigación es que, con el fin de responder esta pregunta, es necesario dar un giro hacia una perspectiva teórica que provea el lenguaje para describir el individualismo chileno. En concreto, se conceptualizará el individualismo desde la sociología del individuo desarrollada por Danilo </w:t>
      </w:r>
      <w:proofErr w:type="spellStart"/>
      <w:r w:rsidRPr="00797BB9">
        <w:rPr>
          <w:lang w:val="es-CL"/>
        </w:rPr>
        <w:t>Martuccelli</w:t>
      </w:r>
      <w:proofErr w:type="spellEnd"/>
      <w:r w:rsidRPr="00797BB9">
        <w:rPr>
          <w:lang w:val="es-CL"/>
        </w:rPr>
        <w:t>. Desde este enfoque, tanto en su obra individual (</w:t>
      </w:r>
      <w:proofErr w:type="spellStart"/>
      <w:r>
        <w:fldChar w:fldCharType="begin"/>
      </w:r>
      <w:r w:rsidRPr="00797BB9">
        <w:rPr>
          <w:lang w:val="es-CL"/>
        </w:rPr>
        <w:instrText>HYPERLINK \l "ref-martuccelli2010" \h</w:instrText>
      </w:r>
      <w:r>
        <w:fldChar w:fldCharType="separate"/>
      </w:r>
      <w:r w:rsidRPr="00797BB9">
        <w:rPr>
          <w:rStyle w:val="Hipervnculo"/>
          <w:lang w:val="es-CL"/>
        </w:rPr>
        <w:t>Martuccelli</w:t>
      </w:r>
      <w:proofErr w:type="spellEnd"/>
      <w:r w:rsidRPr="00797BB9">
        <w:rPr>
          <w:rStyle w:val="Hipervnculo"/>
          <w:lang w:val="es-CL"/>
        </w:rPr>
        <w:t>, 2010</w:t>
      </w:r>
      <w:r>
        <w:rPr>
          <w:rStyle w:val="Hipervnculo"/>
        </w:rPr>
        <w:fldChar w:fldCharType="end"/>
      </w:r>
      <w:r w:rsidRPr="00797BB9">
        <w:rPr>
          <w:lang w:val="es-CL"/>
        </w:rPr>
        <w:t xml:space="preserve">, </w:t>
      </w:r>
      <w:r>
        <w:fldChar w:fldCharType="begin"/>
      </w:r>
      <w:r w:rsidRPr="000C4508">
        <w:rPr>
          <w:lang w:val="es-CL"/>
          <w:rPrChange w:id="116" w:author="Gabriel Cortes" w:date="2024-03-28T11:53:00Z">
            <w:rPr/>
          </w:rPrChange>
        </w:rPr>
        <w:instrText>HYPERLINK \l "ref-martuccelli2018" \h</w:instrText>
      </w:r>
      <w:r>
        <w:fldChar w:fldCharType="separate"/>
      </w:r>
      <w:r w:rsidRPr="00797BB9">
        <w:rPr>
          <w:rStyle w:val="Hipervnculo"/>
          <w:lang w:val="es-CL"/>
        </w:rPr>
        <w:t>2018</w:t>
      </w:r>
      <w:r>
        <w:rPr>
          <w:rStyle w:val="Hipervnculo"/>
          <w:lang w:val="es-CL"/>
        </w:rPr>
        <w:fldChar w:fldCharType="end"/>
      </w:r>
      <w:r w:rsidRPr="00797BB9">
        <w:rPr>
          <w:lang w:val="es-CL"/>
        </w:rPr>
        <w:t xml:space="preserve">), como en colaboración con </w:t>
      </w:r>
      <w:proofErr w:type="spellStart"/>
      <w:r w:rsidRPr="00797BB9">
        <w:rPr>
          <w:lang w:val="es-CL"/>
        </w:rPr>
        <w:t>Kathya</w:t>
      </w:r>
      <w:proofErr w:type="spellEnd"/>
      <w:r w:rsidRPr="00797BB9">
        <w:rPr>
          <w:lang w:val="es-CL"/>
        </w:rPr>
        <w:t xml:space="preserve"> Araujo (</w:t>
      </w:r>
      <w:r>
        <w:fldChar w:fldCharType="begin"/>
      </w:r>
      <w:r w:rsidRPr="000C4508">
        <w:rPr>
          <w:lang w:val="es-CL"/>
          <w:rPrChange w:id="117" w:author="Gabriel Cortes" w:date="2024-03-28T11:53:00Z">
            <w:rPr/>
          </w:rPrChange>
        </w:rPr>
        <w:instrText>HYPERLINK \l "ref-araujo2012" \h</w:instrText>
      </w:r>
      <w:r>
        <w:fldChar w:fldCharType="separate"/>
      </w:r>
      <w:r w:rsidRPr="00797BB9">
        <w:rPr>
          <w:rStyle w:val="Hipervnculo"/>
          <w:lang w:val="es-CL"/>
        </w:rPr>
        <w:t xml:space="preserve">Araujo &amp; </w:t>
      </w:r>
      <w:proofErr w:type="spellStart"/>
      <w:r w:rsidRPr="00797BB9">
        <w:rPr>
          <w:rStyle w:val="Hipervnculo"/>
          <w:lang w:val="es-CL"/>
        </w:rPr>
        <w:t>Martuccelli</w:t>
      </w:r>
      <w:proofErr w:type="spellEnd"/>
      <w:r w:rsidRPr="00797BB9">
        <w:rPr>
          <w:rStyle w:val="Hipervnculo"/>
          <w:lang w:val="es-CL"/>
        </w:rPr>
        <w:t>, 2012</w:t>
      </w:r>
      <w:r>
        <w:rPr>
          <w:rStyle w:val="Hipervnculo"/>
          <w:lang w:val="es-CL"/>
        </w:rPr>
        <w:fldChar w:fldCharType="end"/>
      </w:r>
      <w:r w:rsidRPr="00797BB9">
        <w:rPr>
          <w:lang w:val="es-CL"/>
        </w:rPr>
        <w:t xml:space="preserve">, </w:t>
      </w:r>
      <w:r>
        <w:fldChar w:fldCharType="begin"/>
      </w:r>
      <w:r w:rsidRPr="000C4508">
        <w:rPr>
          <w:lang w:val="es-CL"/>
          <w:rPrChange w:id="118" w:author="Gabriel Cortes" w:date="2024-03-28T11:53:00Z">
            <w:rPr/>
          </w:rPrChange>
        </w:rPr>
        <w:instrText>HYPERLINK \l "ref-araujo2014" \h</w:instrText>
      </w:r>
      <w:r>
        <w:fldChar w:fldCharType="separate"/>
      </w:r>
      <w:r w:rsidRPr="00797BB9">
        <w:rPr>
          <w:rStyle w:val="Hipervnculo"/>
          <w:lang w:val="es-CL"/>
        </w:rPr>
        <w:t>2014</w:t>
      </w:r>
      <w:r>
        <w:rPr>
          <w:rStyle w:val="Hipervnculo"/>
          <w:lang w:val="es-CL"/>
        </w:rPr>
        <w:fldChar w:fldCharType="end"/>
      </w:r>
      <w:r w:rsidRPr="00797BB9">
        <w:rPr>
          <w:lang w:val="es-CL"/>
        </w:rPr>
        <w:t xml:space="preserve">, </w:t>
      </w:r>
      <w:r>
        <w:fldChar w:fldCharType="begin"/>
      </w:r>
      <w:r w:rsidRPr="000C4508">
        <w:rPr>
          <w:lang w:val="es-CL"/>
          <w:rPrChange w:id="119" w:author="Gabriel Cortes" w:date="2024-03-28T11:53:00Z">
            <w:rPr/>
          </w:rPrChange>
        </w:rPr>
        <w:instrText>HYPERLINK \l "ref-araujo2020" \h</w:instrText>
      </w:r>
      <w:r>
        <w:fldChar w:fldCharType="separate"/>
      </w:r>
      <w:r w:rsidRPr="00797BB9">
        <w:rPr>
          <w:rStyle w:val="Hipervnculo"/>
          <w:lang w:val="es-CL"/>
        </w:rPr>
        <w:t>2020a</w:t>
      </w:r>
      <w:r>
        <w:rPr>
          <w:rStyle w:val="Hipervnculo"/>
          <w:lang w:val="es-CL"/>
        </w:rPr>
        <w:fldChar w:fldCharType="end"/>
      </w:r>
      <w:r w:rsidRPr="00797BB9">
        <w:rPr>
          <w:lang w:val="es-CL"/>
        </w:rPr>
        <w:t xml:space="preserve">), </w:t>
      </w:r>
      <w:proofErr w:type="spellStart"/>
      <w:r w:rsidRPr="00797BB9">
        <w:rPr>
          <w:lang w:val="es-CL"/>
        </w:rPr>
        <w:t>Martuccelli</w:t>
      </w:r>
      <w:proofErr w:type="spellEnd"/>
      <w:r w:rsidRPr="00797BB9">
        <w:rPr>
          <w:lang w:val="es-CL"/>
        </w:rPr>
        <w:t xml:space="preserve"> ha hecho esfuerzos contundentes para describir la forma particular del individualismo en Chile y América Latina.</w:t>
      </w:r>
    </w:p>
    <w:p w14:paraId="38595664" w14:textId="77777777" w:rsidR="00A7296A" w:rsidRPr="00797BB9" w:rsidRDefault="00000000">
      <w:pPr>
        <w:pStyle w:val="Textoindependiente"/>
        <w:rPr>
          <w:lang w:val="es-CL"/>
        </w:rPr>
      </w:pPr>
      <w:proofErr w:type="spellStart"/>
      <w:r w:rsidRPr="00797BB9">
        <w:rPr>
          <w:lang w:val="es-CL"/>
        </w:rPr>
        <w:lastRenderedPageBreak/>
        <w:t>Martuccelli</w:t>
      </w:r>
      <w:proofErr w:type="spellEnd"/>
      <w:r w:rsidRPr="00797BB9">
        <w:rPr>
          <w:lang w:val="es-CL"/>
        </w:rPr>
        <w:t xml:space="preserve"> (</w:t>
      </w:r>
      <w:r>
        <w:fldChar w:fldCharType="begin"/>
      </w:r>
      <w:r w:rsidRPr="000C4508">
        <w:rPr>
          <w:lang w:val="es-CL"/>
          <w:rPrChange w:id="120" w:author="Gabriel Cortes" w:date="2024-03-28T11:53:00Z">
            <w:rPr/>
          </w:rPrChange>
        </w:rPr>
        <w:instrText>HYPERLINK \l "ref-martuccelli2010" \h</w:instrText>
      </w:r>
      <w:r>
        <w:fldChar w:fldCharType="separate"/>
      </w:r>
      <w:r w:rsidRPr="00797BB9">
        <w:rPr>
          <w:rStyle w:val="Hipervnculo"/>
          <w:lang w:val="es-CL"/>
        </w:rPr>
        <w:t>2010</w:t>
      </w:r>
      <w:r>
        <w:rPr>
          <w:rStyle w:val="Hipervnculo"/>
          <w:lang w:val="es-CL"/>
        </w:rPr>
        <w:fldChar w:fldCharType="end"/>
      </w:r>
      <w:r w:rsidRPr="00797BB9">
        <w:rPr>
          <w:lang w:val="es-CL"/>
        </w:rPr>
        <w:t>) argumenta que la representación del individuo que se volvió hegemónica para la modernidad es un individuo que es soberano en al menos dos acepciones. En primer lugar, porque se espera de este que sea dueño de sí mismo, de manera independiente, autónoma y singular. En segundo lugar, porque es un ente racional capaz de legitimar el orden social y la soberanía colectiva.</w:t>
      </w:r>
    </w:p>
    <w:p w14:paraId="565414EA" w14:textId="458DBDB2" w:rsidR="00A7296A" w:rsidRPr="00797BB9" w:rsidRDefault="00000000">
      <w:pPr>
        <w:pStyle w:val="Textoindependiente"/>
        <w:rPr>
          <w:lang w:val="es-CL"/>
        </w:rPr>
      </w:pPr>
      <w:r w:rsidRPr="00797BB9">
        <w:rPr>
          <w:lang w:val="es-CL"/>
        </w:rPr>
        <w:t>Este individuo se encuentra en el vértice de un modelo de representación de la vida social que lo sitúa en el centro del pacto social (</w:t>
      </w:r>
      <w:proofErr w:type="spellStart"/>
      <w:r>
        <w:fldChar w:fldCharType="begin"/>
      </w:r>
      <w:r w:rsidRPr="00797BB9">
        <w:rPr>
          <w:lang w:val="es-CL"/>
        </w:rPr>
        <w:instrText>HYPERLINK \l "ref-martuccelli2010" \h</w:instrText>
      </w:r>
      <w:r>
        <w:fldChar w:fldCharType="separate"/>
      </w:r>
      <w:r w:rsidRPr="00797BB9">
        <w:rPr>
          <w:rStyle w:val="Hipervnculo"/>
          <w:lang w:val="es-CL"/>
        </w:rPr>
        <w:t>Martuccelli</w:t>
      </w:r>
      <w:proofErr w:type="spellEnd"/>
      <w:r w:rsidRPr="00797BB9">
        <w:rPr>
          <w:rStyle w:val="Hipervnculo"/>
          <w:lang w:val="es-CL"/>
        </w:rPr>
        <w:t>, 2010</w:t>
      </w:r>
      <w:r>
        <w:rPr>
          <w:rStyle w:val="Hipervnculo"/>
        </w:rPr>
        <w:fldChar w:fldCharType="end"/>
      </w:r>
      <w:r w:rsidRPr="00797BB9">
        <w:rPr>
          <w:lang w:val="es-CL"/>
        </w:rPr>
        <w:t xml:space="preserve">, </w:t>
      </w:r>
      <w:r>
        <w:fldChar w:fldCharType="begin"/>
      </w:r>
      <w:r w:rsidRPr="000C4508">
        <w:rPr>
          <w:lang w:val="es-CL"/>
          <w:rPrChange w:id="121" w:author="Gabriel Cortes" w:date="2024-03-28T11:53:00Z">
            <w:rPr/>
          </w:rPrChange>
        </w:rPr>
        <w:instrText>HYPERLINK \l "ref-martuccelli2018" \h</w:instrText>
      </w:r>
      <w:r>
        <w:fldChar w:fldCharType="separate"/>
      </w:r>
      <w:r w:rsidRPr="00797BB9">
        <w:rPr>
          <w:rStyle w:val="Hipervnculo"/>
          <w:lang w:val="es-CL"/>
        </w:rPr>
        <w:t>2018</w:t>
      </w:r>
      <w:r>
        <w:rPr>
          <w:rStyle w:val="Hipervnculo"/>
          <w:lang w:val="es-CL"/>
        </w:rPr>
        <w:fldChar w:fldCharType="end"/>
      </w:r>
      <w:r w:rsidRPr="00797BB9">
        <w:rPr>
          <w:lang w:val="es-CL"/>
        </w:rPr>
        <w:t xml:space="preserve">). Este modelo es lo que comúnmente se entiende como individualismo. </w:t>
      </w:r>
      <w:proofErr w:type="spellStart"/>
      <w:r w:rsidRPr="00797BB9">
        <w:rPr>
          <w:lang w:val="es-CL"/>
        </w:rPr>
        <w:t>Martuccelli</w:t>
      </w:r>
      <w:proofErr w:type="spellEnd"/>
      <w:r w:rsidRPr="00797BB9">
        <w:rPr>
          <w:lang w:val="es-CL"/>
        </w:rPr>
        <w:t xml:space="preserve"> (</w:t>
      </w:r>
      <w:r>
        <w:fldChar w:fldCharType="begin"/>
      </w:r>
      <w:r w:rsidRPr="000C4508">
        <w:rPr>
          <w:lang w:val="es-CL"/>
          <w:rPrChange w:id="122" w:author="Gabriel Cortes" w:date="2024-03-28T11:53:00Z">
            <w:rPr/>
          </w:rPrChange>
        </w:rPr>
        <w:instrText>HYPERLINK \l "ref-martuccelli2018" \h</w:instrText>
      </w:r>
      <w:r>
        <w:fldChar w:fldCharType="separate"/>
      </w:r>
      <w:r w:rsidRPr="00797BB9">
        <w:rPr>
          <w:rStyle w:val="Hipervnculo"/>
          <w:lang w:val="es-CL"/>
        </w:rPr>
        <w:t>2018</w:t>
      </w:r>
      <w:r>
        <w:rPr>
          <w:rStyle w:val="Hipervnculo"/>
          <w:lang w:val="es-CL"/>
        </w:rPr>
        <w:fldChar w:fldCharType="end"/>
      </w:r>
      <w:r w:rsidRPr="00797BB9">
        <w:rPr>
          <w:lang w:val="es-CL"/>
        </w:rPr>
        <w:t xml:space="preserve">) denomina a esta variante del fenómeno como </w:t>
      </w:r>
      <w:r w:rsidRPr="00797BB9">
        <w:rPr>
          <w:i/>
          <w:iCs/>
          <w:lang w:val="es-CL"/>
        </w:rPr>
        <w:t>individualismo institucional</w:t>
      </w:r>
      <w:r w:rsidRPr="00797BB9">
        <w:rPr>
          <w:lang w:val="es-CL"/>
        </w:rPr>
        <w:t xml:space="preserve">, caracterizado por una separación </w:t>
      </w:r>
      <w:del w:id="123" w:author="Gabriel Cortes" w:date="2024-03-27T13:09:00Z">
        <w:r w:rsidRPr="00797BB9" w:rsidDel="00873E36">
          <w:rPr>
            <w:lang w:val="es-CL"/>
          </w:rPr>
          <w:delText>readical</w:delText>
        </w:r>
      </w:del>
      <w:ins w:id="124" w:author="Gabriel Cortes" w:date="2024-03-27T13:09:00Z">
        <w:r w:rsidR="00873E36" w:rsidRPr="00797BB9">
          <w:rPr>
            <w:lang w:val="es-CL"/>
          </w:rPr>
          <w:t>radical</w:t>
        </w:r>
      </w:ins>
      <w:r w:rsidRPr="00797BB9">
        <w:rPr>
          <w:lang w:val="es-CL"/>
        </w:rPr>
        <w:t xml:space="preserve"> entre holismo e </w:t>
      </w:r>
      <w:del w:id="125" w:author="Gabriel Cortes" w:date="2024-03-27T13:09:00Z">
        <w:r w:rsidRPr="00797BB9" w:rsidDel="00873E36">
          <w:rPr>
            <w:lang w:val="es-CL"/>
          </w:rPr>
          <w:delText>individualsimo</w:delText>
        </w:r>
      </w:del>
      <w:ins w:id="126" w:author="Gabriel Cortes" w:date="2024-03-27T13:09:00Z">
        <w:r w:rsidR="00873E36">
          <w:rPr>
            <w:lang w:val="es-CL"/>
          </w:rPr>
          <w:t>individualismo</w:t>
        </w:r>
      </w:ins>
      <w:del w:id="127" w:author="Gabriel Cortes" w:date="2024-03-27T13:09:00Z">
        <w:r w:rsidRPr="00797BB9" w:rsidDel="00873E36">
          <w:rPr>
            <w:lang w:val="es-CL"/>
          </w:rPr>
          <w:delText>,</w:delText>
        </w:r>
      </w:del>
      <w:r w:rsidRPr="00797BB9">
        <w:rPr>
          <w:lang w:val="es-CL"/>
        </w:rPr>
        <w:t xml:space="preserve"> una concepción atomizada del individuo y la preminencia del rol de las instituciones en los procesos de individuación.</w:t>
      </w:r>
    </w:p>
    <w:p w14:paraId="72B345FF" w14:textId="77777777" w:rsidR="00A7296A" w:rsidRPr="00797BB9" w:rsidRDefault="00000000">
      <w:pPr>
        <w:pStyle w:val="Textoindependiente"/>
        <w:rPr>
          <w:lang w:val="es-CL"/>
        </w:rPr>
      </w:pPr>
      <w:r w:rsidRPr="00797BB9">
        <w:rPr>
          <w:lang w:val="es-CL"/>
        </w:rPr>
        <w:t>Las divergencias respecto a este modelo, observadas en otras regiones del mundo, a menudo ha llevado de la negación existencia de individuos, individualización e individualismo en éstas (</w:t>
      </w:r>
      <w:proofErr w:type="spellStart"/>
      <w:r>
        <w:fldChar w:fldCharType="begin"/>
      </w:r>
      <w:r w:rsidRPr="00797BB9">
        <w:rPr>
          <w:lang w:val="es-CL"/>
        </w:rPr>
        <w:instrText>HYPERLINK \l "ref-martuccelli2010" \h</w:instrText>
      </w:r>
      <w:r>
        <w:fldChar w:fldCharType="separate"/>
      </w:r>
      <w:r w:rsidRPr="00797BB9">
        <w:rPr>
          <w:rStyle w:val="Hipervnculo"/>
          <w:lang w:val="es-CL"/>
        </w:rPr>
        <w:t>Martuccelli</w:t>
      </w:r>
      <w:proofErr w:type="spellEnd"/>
      <w:r w:rsidRPr="00797BB9">
        <w:rPr>
          <w:rStyle w:val="Hipervnculo"/>
          <w:lang w:val="es-CL"/>
        </w:rPr>
        <w:t>, 2010</w:t>
      </w:r>
      <w:r>
        <w:rPr>
          <w:rStyle w:val="Hipervnculo"/>
        </w:rPr>
        <w:fldChar w:fldCharType="end"/>
      </w:r>
      <w:r w:rsidRPr="00797BB9">
        <w:rPr>
          <w:lang w:val="es-CL"/>
        </w:rPr>
        <w:t>). En cambio, abordar el fenómeno del individualismo desde la sociología del individuo permite desembarazarse de estas conceptualizaciones unívocas. Frente a ello, se propone una definición que permita teorizar el fenómeno para la sociedad chilena.</w:t>
      </w:r>
    </w:p>
    <w:p w14:paraId="6291448A" w14:textId="77777777" w:rsidR="00A7296A" w:rsidRPr="00797BB9" w:rsidRDefault="00000000">
      <w:pPr>
        <w:pStyle w:val="Textoindependiente"/>
        <w:rPr>
          <w:lang w:val="es-CL"/>
        </w:rPr>
      </w:pPr>
      <w:r w:rsidRPr="00797BB9">
        <w:rPr>
          <w:lang w:val="es-CL"/>
        </w:rPr>
        <w:t>Se entenderá así como individualismo a los modelos de representación de la vida social que definen el rol del individuo en la sociedad. Bajo tales modelos, los individuos deben hacerse cargo de sus propias vidas en condiciones diversas de a) legitimidad de la acción individual, b) distintas representaciones culturales y autoconcepciones del individuo, y c) diferentes valores e imperativos estructuralmente producidos.</w:t>
      </w:r>
    </w:p>
    <w:p w14:paraId="79FF5A8A" w14:textId="77777777" w:rsidR="00A7296A" w:rsidRPr="00797BB9" w:rsidRDefault="00000000">
      <w:pPr>
        <w:pStyle w:val="Textoindependiente"/>
        <w:rPr>
          <w:lang w:val="es-CL"/>
        </w:rPr>
      </w:pPr>
      <w:r w:rsidRPr="00797BB9">
        <w:rPr>
          <w:b/>
          <w:bCs/>
          <w:lang w:val="es-CL"/>
        </w:rPr>
        <w:t>La legitimidad de la acción individual</w:t>
      </w:r>
      <w:r w:rsidRPr="00797BB9">
        <w:rPr>
          <w:lang w:val="es-CL"/>
        </w:rPr>
        <w:t xml:space="preserve"> hace referencia a las creencias sobre la agencia de los individuos en el mundo social (</w:t>
      </w:r>
      <w:proofErr w:type="spellStart"/>
      <w:r>
        <w:fldChar w:fldCharType="begin"/>
      </w:r>
      <w:r w:rsidRPr="00797BB9">
        <w:rPr>
          <w:lang w:val="es-CL"/>
        </w:rPr>
        <w:instrText>HYPERLINK \l "ref-brewer2007" \h</w:instrText>
      </w:r>
      <w:r>
        <w:fldChar w:fldCharType="separate"/>
      </w:r>
      <w:r w:rsidRPr="00797BB9">
        <w:rPr>
          <w:rStyle w:val="Hipervnculo"/>
          <w:lang w:val="es-CL"/>
        </w:rPr>
        <w:t>Brewer</w:t>
      </w:r>
      <w:proofErr w:type="spellEnd"/>
      <w:r w:rsidRPr="00797BB9">
        <w:rPr>
          <w:rStyle w:val="Hipervnculo"/>
          <w:lang w:val="es-CL"/>
        </w:rPr>
        <w:t xml:space="preserve"> &amp; Chen, 2007</w:t>
      </w:r>
      <w:r>
        <w:rPr>
          <w:rStyle w:val="Hipervnculo"/>
        </w:rPr>
        <w:fldChar w:fldCharType="end"/>
      </w:r>
      <w:r w:rsidRPr="00797BB9">
        <w:rPr>
          <w:lang w:val="es-CL"/>
        </w:rPr>
        <w:t>) y la legitimidad de acciones individualizadas en las esferas de la economía, la política y las emociones (</w:t>
      </w:r>
      <w:proofErr w:type="spellStart"/>
      <w:r>
        <w:fldChar w:fldCharType="begin"/>
      </w:r>
      <w:r w:rsidRPr="00797BB9">
        <w:rPr>
          <w:lang w:val="es-CL"/>
        </w:rPr>
        <w:instrText>HYPERLINK \l "ref-cortois2018" \h</w:instrText>
      </w:r>
      <w:r>
        <w:fldChar w:fldCharType="separate"/>
      </w:r>
      <w:r w:rsidRPr="00797BB9">
        <w:rPr>
          <w:rStyle w:val="Hipervnculo"/>
          <w:lang w:val="es-CL"/>
        </w:rPr>
        <w:t>Cortois</w:t>
      </w:r>
      <w:proofErr w:type="spellEnd"/>
      <w:r w:rsidRPr="00797BB9">
        <w:rPr>
          <w:rStyle w:val="Hipervnculo"/>
          <w:lang w:val="es-CL"/>
        </w:rPr>
        <w:t xml:space="preserve"> &amp; </w:t>
      </w:r>
      <w:proofErr w:type="spellStart"/>
      <w:r w:rsidRPr="00797BB9">
        <w:rPr>
          <w:rStyle w:val="Hipervnculo"/>
          <w:lang w:val="es-CL"/>
        </w:rPr>
        <w:t>Laermans</w:t>
      </w:r>
      <w:proofErr w:type="spellEnd"/>
      <w:r w:rsidRPr="00797BB9">
        <w:rPr>
          <w:rStyle w:val="Hipervnculo"/>
          <w:lang w:val="es-CL"/>
        </w:rPr>
        <w:t>, 2018</w:t>
      </w:r>
      <w:r>
        <w:rPr>
          <w:rStyle w:val="Hipervnculo"/>
        </w:rPr>
        <w:fldChar w:fldCharType="end"/>
      </w:r>
      <w:r w:rsidRPr="00797BB9">
        <w:rPr>
          <w:lang w:val="es-CL"/>
        </w:rPr>
        <w:t>). Una mayor legitimidad de la acción individual se relaciona a una mayor valoración de la individualidad, la cual se define como el “grado de diferenciación o de singularización reconocido o legítimamente alcanzado por un individuo dentro de un colectivo” (</w:t>
      </w:r>
      <w:proofErr w:type="spellStart"/>
      <w:r>
        <w:fldChar w:fldCharType="begin"/>
      </w:r>
      <w:r w:rsidRPr="00797BB9">
        <w:rPr>
          <w:lang w:val="es-CL"/>
        </w:rPr>
        <w:instrText>HYPERLINK \l "ref-martuccelli2018" \h</w:instrText>
      </w:r>
      <w:r>
        <w:fldChar w:fldCharType="separate"/>
      </w:r>
      <w:r w:rsidRPr="00797BB9">
        <w:rPr>
          <w:rStyle w:val="Hipervnculo"/>
          <w:lang w:val="es-CL"/>
        </w:rPr>
        <w:t>Martuccelli</w:t>
      </w:r>
      <w:proofErr w:type="spellEnd"/>
      <w:r w:rsidRPr="00797BB9">
        <w:rPr>
          <w:rStyle w:val="Hipervnculo"/>
          <w:lang w:val="es-CL"/>
        </w:rPr>
        <w:t>, 2018, p. 10</w:t>
      </w:r>
      <w:r>
        <w:rPr>
          <w:rStyle w:val="Hipervnculo"/>
        </w:rPr>
        <w:fldChar w:fldCharType="end"/>
      </w:r>
      <w:r w:rsidRPr="00797BB9">
        <w:rPr>
          <w:lang w:val="es-CL"/>
        </w:rPr>
        <w:t>).</w:t>
      </w:r>
    </w:p>
    <w:p w14:paraId="54415C5D" w14:textId="5C70EFB2" w:rsidR="00A7296A" w:rsidRPr="00797BB9" w:rsidRDefault="00000000">
      <w:pPr>
        <w:pStyle w:val="Textoindependiente"/>
        <w:rPr>
          <w:lang w:val="es-CL"/>
        </w:rPr>
      </w:pPr>
      <w:r w:rsidRPr="00797BB9">
        <w:rPr>
          <w:lang w:val="es-CL"/>
        </w:rPr>
        <w:t>Bajo el modelo del individualismo institucional, la individualidad deja de ser una anomalía para pasar a ostentar altos niveles de legitimidad (</w:t>
      </w:r>
      <w:proofErr w:type="spellStart"/>
      <w:r>
        <w:fldChar w:fldCharType="begin"/>
      </w:r>
      <w:r w:rsidRPr="00797BB9">
        <w:rPr>
          <w:lang w:val="es-CL"/>
        </w:rPr>
        <w:instrText>HYPERLINK \l "ref-martuccelli2018" \h</w:instrText>
      </w:r>
      <w:r>
        <w:fldChar w:fldCharType="separate"/>
      </w:r>
      <w:r w:rsidRPr="00797BB9">
        <w:rPr>
          <w:rStyle w:val="Hipervnculo"/>
          <w:lang w:val="es-CL"/>
        </w:rPr>
        <w:t>Martuccelli</w:t>
      </w:r>
      <w:proofErr w:type="spellEnd"/>
      <w:r w:rsidRPr="00797BB9">
        <w:rPr>
          <w:rStyle w:val="Hipervnculo"/>
          <w:lang w:val="es-CL"/>
        </w:rPr>
        <w:t>, 2018</w:t>
      </w:r>
      <w:r>
        <w:rPr>
          <w:rStyle w:val="Hipervnculo"/>
        </w:rPr>
        <w:fldChar w:fldCharType="end"/>
      </w:r>
      <w:r w:rsidRPr="00797BB9">
        <w:rPr>
          <w:lang w:val="es-CL"/>
        </w:rPr>
        <w:t xml:space="preserve">). Sin embargo, esto se vería tensionado, por ejemplo, por la acentuación de conductas individualizadas sin ruptura de lazos comunitarios en </w:t>
      </w:r>
      <w:del w:id="128" w:author="Gabriel Cortes" w:date="2024-03-27T13:11:00Z">
        <w:r w:rsidRPr="00797BB9" w:rsidDel="009A56C8">
          <w:rPr>
            <w:lang w:val="es-CL"/>
          </w:rPr>
          <w:delText>sociedadades</w:delText>
        </w:r>
      </w:del>
      <w:ins w:id="129" w:author="Gabriel Cortes" w:date="2024-03-27T13:11:00Z">
        <w:r w:rsidR="009A56C8" w:rsidRPr="00797BB9">
          <w:rPr>
            <w:lang w:val="es-CL"/>
          </w:rPr>
          <w:t>sociedades</w:t>
        </w:r>
      </w:ins>
      <w:r w:rsidRPr="00797BB9">
        <w:rPr>
          <w:lang w:val="es-CL"/>
        </w:rPr>
        <w:t xml:space="preserve"> africanas, modelo que </w:t>
      </w:r>
      <w:proofErr w:type="spellStart"/>
      <w:r w:rsidRPr="00797BB9">
        <w:rPr>
          <w:lang w:val="es-CL"/>
        </w:rPr>
        <w:t>Martuccelli</w:t>
      </w:r>
      <w:proofErr w:type="spellEnd"/>
      <w:r w:rsidRPr="00797BB9">
        <w:rPr>
          <w:lang w:val="es-CL"/>
        </w:rPr>
        <w:t xml:space="preserve"> (</w:t>
      </w:r>
      <w:r>
        <w:fldChar w:fldCharType="begin"/>
      </w:r>
      <w:r w:rsidRPr="000C4508">
        <w:rPr>
          <w:lang w:val="es-CL"/>
          <w:rPrChange w:id="130" w:author="Gabriel Cortes" w:date="2024-03-28T11:53:00Z">
            <w:rPr/>
          </w:rPrChange>
        </w:rPr>
        <w:instrText>HYPERLINK \l "ref-martuccelli2018" \h</w:instrText>
      </w:r>
      <w:r>
        <w:fldChar w:fldCharType="separate"/>
      </w:r>
      <w:r w:rsidRPr="00797BB9">
        <w:rPr>
          <w:rStyle w:val="Hipervnculo"/>
          <w:lang w:val="es-CL"/>
        </w:rPr>
        <w:t>2018</w:t>
      </w:r>
      <w:r>
        <w:rPr>
          <w:rStyle w:val="Hipervnculo"/>
          <w:lang w:val="es-CL"/>
        </w:rPr>
        <w:fldChar w:fldCharType="end"/>
      </w:r>
      <w:r w:rsidRPr="00797BB9">
        <w:rPr>
          <w:lang w:val="es-CL"/>
        </w:rPr>
        <w:t xml:space="preserve">) denomina como individualismo comunitario. Más cercano a la realidad nacional, Araujo y </w:t>
      </w:r>
      <w:proofErr w:type="spellStart"/>
      <w:r w:rsidRPr="00797BB9">
        <w:rPr>
          <w:lang w:val="es-CL"/>
        </w:rPr>
        <w:t>Martuccelli</w:t>
      </w:r>
      <w:proofErr w:type="spellEnd"/>
      <w:r w:rsidRPr="00797BB9">
        <w:rPr>
          <w:lang w:val="es-CL"/>
        </w:rPr>
        <w:t xml:space="preserve"> (</w:t>
      </w:r>
      <w:r>
        <w:fldChar w:fldCharType="begin"/>
      </w:r>
      <w:r w:rsidRPr="000C4508">
        <w:rPr>
          <w:lang w:val="es-CL"/>
          <w:rPrChange w:id="131" w:author="Gabriel Cortes" w:date="2024-03-28T11:53:00Z">
            <w:rPr/>
          </w:rPrChange>
        </w:rPr>
        <w:instrText>HYPERLINK \l "ref-araujo2020a" \h</w:instrText>
      </w:r>
      <w:r>
        <w:fldChar w:fldCharType="separate"/>
      </w:r>
      <w:r w:rsidRPr="00797BB9">
        <w:rPr>
          <w:rStyle w:val="Hipervnculo"/>
          <w:lang w:val="es-CL"/>
        </w:rPr>
        <w:t>2020b</w:t>
      </w:r>
      <w:r>
        <w:rPr>
          <w:rStyle w:val="Hipervnculo"/>
          <w:lang w:val="es-CL"/>
        </w:rPr>
        <w:fldChar w:fldCharType="end"/>
      </w:r>
      <w:r w:rsidRPr="00797BB9">
        <w:rPr>
          <w:lang w:val="es-CL"/>
        </w:rPr>
        <w:t>) constatan que la individualidad ha sido históricamente vista con sospecha en sociedades latinoamericanas.</w:t>
      </w:r>
    </w:p>
    <w:p w14:paraId="6A813BC4" w14:textId="77777777" w:rsidR="00A7296A" w:rsidRPr="00797BB9" w:rsidRDefault="00000000">
      <w:pPr>
        <w:pStyle w:val="Textoindependiente"/>
        <w:rPr>
          <w:lang w:val="es-CL"/>
        </w:rPr>
      </w:pPr>
      <w:r w:rsidRPr="00797BB9">
        <w:rPr>
          <w:lang w:val="es-CL"/>
        </w:rPr>
        <w:t>Ahora bien, se debe resaltar que el individualismo ha sido institucionalizado principalmente en 3 esferas: la económica, la política y la afectiva (</w:t>
      </w:r>
      <w:proofErr w:type="spellStart"/>
      <w:r>
        <w:fldChar w:fldCharType="begin"/>
      </w:r>
      <w:r w:rsidRPr="00797BB9">
        <w:rPr>
          <w:lang w:val="es-CL"/>
        </w:rPr>
        <w:instrText>HYPERLINK \l "ref-cortois2018" \h</w:instrText>
      </w:r>
      <w:r>
        <w:fldChar w:fldCharType="separate"/>
      </w:r>
      <w:r w:rsidRPr="00797BB9">
        <w:rPr>
          <w:rStyle w:val="Hipervnculo"/>
          <w:lang w:val="es-CL"/>
        </w:rPr>
        <w:t>Cortois</w:t>
      </w:r>
      <w:proofErr w:type="spellEnd"/>
      <w:r w:rsidRPr="00797BB9">
        <w:rPr>
          <w:rStyle w:val="Hipervnculo"/>
          <w:lang w:val="es-CL"/>
        </w:rPr>
        <w:t xml:space="preserve"> &amp; </w:t>
      </w:r>
      <w:proofErr w:type="spellStart"/>
      <w:r w:rsidRPr="00797BB9">
        <w:rPr>
          <w:rStyle w:val="Hipervnculo"/>
          <w:lang w:val="es-CL"/>
        </w:rPr>
        <w:t>Laermans</w:t>
      </w:r>
      <w:proofErr w:type="spellEnd"/>
      <w:r w:rsidRPr="00797BB9">
        <w:rPr>
          <w:rStyle w:val="Hipervnculo"/>
          <w:lang w:val="es-CL"/>
        </w:rPr>
        <w:t>, 2018</w:t>
      </w:r>
      <w:r>
        <w:rPr>
          <w:rStyle w:val="Hipervnculo"/>
        </w:rPr>
        <w:fldChar w:fldCharType="end"/>
      </w:r>
      <w:r w:rsidRPr="00797BB9">
        <w:rPr>
          <w:lang w:val="es-CL"/>
        </w:rPr>
        <w:t xml:space="preserve">; </w:t>
      </w:r>
      <w:r>
        <w:fldChar w:fldCharType="begin"/>
      </w:r>
      <w:r w:rsidRPr="000C4508">
        <w:rPr>
          <w:lang w:val="es-CL"/>
          <w:rPrChange w:id="132" w:author="Gabriel Cortes" w:date="2024-03-28T11:53:00Z">
            <w:rPr/>
          </w:rPrChange>
        </w:rPr>
        <w:instrText>HYPERLINK \l "ref-martuccelli2018" \h</w:instrText>
      </w:r>
      <w:r>
        <w:fldChar w:fldCharType="separate"/>
      </w:r>
      <w:proofErr w:type="spellStart"/>
      <w:r w:rsidRPr="00797BB9">
        <w:rPr>
          <w:rStyle w:val="Hipervnculo"/>
          <w:lang w:val="es-CL"/>
        </w:rPr>
        <w:t>Martuccelli</w:t>
      </w:r>
      <w:proofErr w:type="spellEnd"/>
      <w:r w:rsidRPr="00797BB9">
        <w:rPr>
          <w:rStyle w:val="Hipervnculo"/>
          <w:lang w:val="es-CL"/>
        </w:rPr>
        <w:t>, 2018</w:t>
      </w:r>
      <w:r>
        <w:rPr>
          <w:rStyle w:val="Hipervnculo"/>
          <w:lang w:val="es-CL"/>
        </w:rPr>
        <w:fldChar w:fldCharType="end"/>
      </w:r>
      <w:r w:rsidRPr="00797BB9">
        <w:rPr>
          <w:lang w:val="es-CL"/>
        </w:rPr>
        <w:t xml:space="preserve">). Esto se refleja en la existencia de 3 guiones para el individualismo institucional; en la esfera económica, un individualismo utilitario que legitima la acción individual estratégica, poniendo medio sobre fines; en la política, un individualismo moral que enfatiza la obligación de tratar al otro como un fin en sí </w:t>
      </w:r>
      <w:r w:rsidRPr="00797BB9">
        <w:rPr>
          <w:lang w:val="es-CL"/>
        </w:rPr>
        <w:lastRenderedPageBreak/>
        <w:t>mismo; y en la afectiva, un individualismo expresivo en que la acción social se entiende como un medio para la expresión auténtica del yo (</w:t>
      </w:r>
      <w:proofErr w:type="spellStart"/>
      <w:r>
        <w:fldChar w:fldCharType="begin"/>
      </w:r>
      <w:r w:rsidRPr="00797BB9">
        <w:rPr>
          <w:lang w:val="es-CL"/>
        </w:rPr>
        <w:instrText>HYPERLINK \l "ref-cortois2018" \h</w:instrText>
      </w:r>
      <w:r>
        <w:fldChar w:fldCharType="separate"/>
      </w:r>
      <w:r w:rsidRPr="00797BB9">
        <w:rPr>
          <w:rStyle w:val="Hipervnculo"/>
          <w:lang w:val="es-CL"/>
        </w:rPr>
        <w:t>Cortois</w:t>
      </w:r>
      <w:proofErr w:type="spellEnd"/>
      <w:r w:rsidRPr="00797BB9">
        <w:rPr>
          <w:rStyle w:val="Hipervnculo"/>
          <w:lang w:val="es-CL"/>
        </w:rPr>
        <w:t xml:space="preserve"> &amp; </w:t>
      </w:r>
      <w:proofErr w:type="spellStart"/>
      <w:r w:rsidRPr="00797BB9">
        <w:rPr>
          <w:rStyle w:val="Hipervnculo"/>
          <w:lang w:val="es-CL"/>
        </w:rPr>
        <w:t>Laermans</w:t>
      </w:r>
      <w:proofErr w:type="spellEnd"/>
      <w:r w:rsidRPr="00797BB9">
        <w:rPr>
          <w:rStyle w:val="Hipervnculo"/>
          <w:lang w:val="es-CL"/>
        </w:rPr>
        <w:t>, 2018</w:t>
      </w:r>
      <w:r>
        <w:rPr>
          <w:rStyle w:val="Hipervnculo"/>
        </w:rPr>
        <w:fldChar w:fldCharType="end"/>
      </w:r>
      <w:r w:rsidRPr="00797BB9">
        <w:rPr>
          <w:lang w:val="es-CL"/>
        </w:rPr>
        <w:t>).</w:t>
      </w:r>
    </w:p>
    <w:p w14:paraId="7ADEC230" w14:textId="77777777" w:rsidR="00A7296A" w:rsidRPr="00797BB9" w:rsidRDefault="00000000">
      <w:pPr>
        <w:pStyle w:val="Textoindependiente"/>
        <w:rPr>
          <w:lang w:val="es-CL"/>
        </w:rPr>
      </w:pPr>
      <w:r w:rsidRPr="00797BB9">
        <w:rPr>
          <w:b/>
          <w:bCs/>
          <w:lang w:val="es-CL"/>
        </w:rPr>
        <w:t>Las autoconcepciones del individuo</w:t>
      </w:r>
      <w:r w:rsidRPr="00797BB9">
        <w:rPr>
          <w:lang w:val="es-CL"/>
        </w:rPr>
        <w:t>, por otro lado, abordan las diversas concepciones en torno a las que se pueden definir las identidades de los individuos en relación a sus grupos de referencia (</w:t>
      </w:r>
      <w:proofErr w:type="spellStart"/>
      <w:r>
        <w:fldChar w:fldCharType="begin"/>
      </w:r>
      <w:r w:rsidRPr="00797BB9">
        <w:rPr>
          <w:lang w:val="es-CL"/>
        </w:rPr>
        <w:instrText>HYPERLINK \l "ref-brewer2007" \h</w:instrText>
      </w:r>
      <w:r>
        <w:fldChar w:fldCharType="separate"/>
      </w:r>
      <w:r w:rsidRPr="00797BB9">
        <w:rPr>
          <w:rStyle w:val="Hipervnculo"/>
          <w:lang w:val="es-CL"/>
        </w:rPr>
        <w:t>Brewer</w:t>
      </w:r>
      <w:proofErr w:type="spellEnd"/>
      <w:r w:rsidRPr="00797BB9">
        <w:rPr>
          <w:rStyle w:val="Hipervnculo"/>
          <w:lang w:val="es-CL"/>
        </w:rPr>
        <w:t xml:space="preserve"> &amp; Chen, 2007</w:t>
      </w:r>
      <w:r>
        <w:rPr>
          <w:rStyle w:val="Hipervnculo"/>
        </w:rPr>
        <w:fldChar w:fldCharType="end"/>
      </w:r>
      <w:r w:rsidRPr="00797BB9">
        <w:rPr>
          <w:lang w:val="es-CL"/>
        </w:rPr>
        <w:t>).</w:t>
      </w:r>
    </w:p>
    <w:p w14:paraId="4ECCB288" w14:textId="77777777" w:rsidR="00A7296A" w:rsidRPr="00797BB9" w:rsidRDefault="00000000">
      <w:pPr>
        <w:pStyle w:val="Textoindependiente"/>
        <w:rPr>
          <w:lang w:val="es-CL"/>
        </w:rPr>
      </w:pPr>
      <w:r w:rsidRPr="00797BB9">
        <w:rPr>
          <w:lang w:val="es-CL"/>
        </w:rPr>
        <w:t>La concepción independiente es aquella en que el individuo se concibe como un ente atomizado y prexistente a sus lazos sociales. Aunque esta concepción se ha considerado como propia de las culturas individualistas (</w:t>
      </w:r>
      <w:r>
        <w:fldChar w:fldCharType="begin"/>
      </w:r>
      <w:r w:rsidRPr="000C4508">
        <w:rPr>
          <w:lang w:val="es-CL"/>
          <w:rPrChange w:id="133" w:author="Gabriel Cortes" w:date="2024-03-28T11:53:00Z">
            <w:rPr/>
          </w:rPrChange>
        </w:rPr>
        <w:instrText>HYPERLINK \l "ref-benavides2020" \h</w:instrText>
      </w:r>
      <w:r>
        <w:fldChar w:fldCharType="separate"/>
      </w:r>
      <w:r w:rsidRPr="00797BB9">
        <w:rPr>
          <w:rStyle w:val="Hipervnculo"/>
          <w:lang w:val="es-CL"/>
        </w:rPr>
        <w:t>Benavides &amp; Hur, 2020</w:t>
      </w:r>
      <w:r>
        <w:rPr>
          <w:rStyle w:val="Hipervnculo"/>
          <w:lang w:val="es-CL"/>
        </w:rPr>
        <w:fldChar w:fldCharType="end"/>
      </w:r>
      <w:r w:rsidRPr="00797BB9">
        <w:rPr>
          <w:lang w:val="es-CL"/>
        </w:rPr>
        <w:t xml:space="preserve">; </w:t>
      </w:r>
      <w:r>
        <w:fldChar w:fldCharType="begin"/>
      </w:r>
      <w:r w:rsidRPr="000C4508">
        <w:rPr>
          <w:lang w:val="es-CL"/>
          <w:rPrChange w:id="134" w:author="Gabriel Cortes" w:date="2024-03-28T11:53:00Z">
            <w:rPr/>
          </w:rPrChange>
        </w:rPr>
        <w:instrText>HYPERLINK \l "ref-cross2011" \h</w:instrText>
      </w:r>
      <w:r>
        <w:fldChar w:fldCharType="separate"/>
      </w:r>
      <w:r w:rsidRPr="00797BB9">
        <w:rPr>
          <w:rStyle w:val="Hipervnculo"/>
          <w:lang w:val="es-CL"/>
        </w:rPr>
        <w:t>Cross et al., 2011</w:t>
      </w:r>
      <w:r>
        <w:rPr>
          <w:rStyle w:val="Hipervnculo"/>
          <w:lang w:val="es-CL"/>
        </w:rPr>
        <w:fldChar w:fldCharType="end"/>
      </w:r>
      <w:r w:rsidRPr="00797BB9">
        <w:rPr>
          <w:lang w:val="es-CL"/>
        </w:rPr>
        <w:t>), tal idea ha sido problematizada teórica (</w:t>
      </w:r>
      <w:proofErr w:type="spellStart"/>
      <w:r>
        <w:fldChar w:fldCharType="begin"/>
      </w:r>
      <w:r w:rsidRPr="00797BB9">
        <w:rPr>
          <w:lang w:val="es-CL"/>
        </w:rPr>
        <w:instrText>HYPERLINK \l "ref-voronov2002" \h</w:instrText>
      </w:r>
      <w:r>
        <w:fldChar w:fldCharType="separate"/>
      </w:r>
      <w:r w:rsidRPr="00797BB9">
        <w:rPr>
          <w:rStyle w:val="Hipervnculo"/>
          <w:lang w:val="es-CL"/>
        </w:rPr>
        <w:t>Voronov</w:t>
      </w:r>
      <w:proofErr w:type="spellEnd"/>
      <w:r w:rsidRPr="00797BB9">
        <w:rPr>
          <w:rStyle w:val="Hipervnculo"/>
          <w:lang w:val="es-CL"/>
        </w:rPr>
        <w:t xml:space="preserve"> &amp; Singer, 2002</w:t>
      </w:r>
      <w:r>
        <w:rPr>
          <w:rStyle w:val="Hipervnculo"/>
        </w:rPr>
        <w:fldChar w:fldCharType="end"/>
      </w:r>
      <w:r w:rsidRPr="00797BB9">
        <w:rPr>
          <w:lang w:val="es-CL"/>
        </w:rPr>
        <w:t>) y empíricamente (</w:t>
      </w:r>
      <w:r>
        <w:fldChar w:fldCharType="begin"/>
      </w:r>
      <w:r w:rsidRPr="000C4508">
        <w:rPr>
          <w:lang w:val="es-CL"/>
          <w:rPrChange w:id="135" w:author="Gabriel Cortes" w:date="2024-03-28T11:53:00Z">
            <w:rPr/>
          </w:rPrChange>
        </w:rPr>
        <w:instrText>HYPERLINK \l "ref-benavides2020" \h</w:instrText>
      </w:r>
      <w:r>
        <w:fldChar w:fldCharType="separate"/>
      </w:r>
      <w:r w:rsidRPr="00797BB9">
        <w:rPr>
          <w:rStyle w:val="Hipervnculo"/>
          <w:lang w:val="es-CL"/>
        </w:rPr>
        <w:t>Benavides &amp; Hur, 2020</w:t>
      </w:r>
      <w:r>
        <w:rPr>
          <w:rStyle w:val="Hipervnculo"/>
          <w:lang w:val="es-CL"/>
        </w:rPr>
        <w:fldChar w:fldCharType="end"/>
      </w:r>
      <w:r w:rsidRPr="00797BB9">
        <w:rPr>
          <w:lang w:val="es-CL"/>
        </w:rPr>
        <w:t xml:space="preserve">; </w:t>
      </w:r>
      <w:r>
        <w:fldChar w:fldCharType="begin"/>
      </w:r>
      <w:r w:rsidRPr="000C4508">
        <w:rPr>
          <w:lang w:val="es-CL"/>
          <w:rPrChange w:id="136" w:author="Gabriel Cortes" w:date="2024-03-28T11:53:00Z">
            <w:rPr/>
          </w:rPrChange>
        </w:rPr>
        <w:instrText>HYPERLINK \l "ref-kolstad2009" \h</w:instrText>
      </w:r>
      <w:r>
        <w:fldChar w:fldCharType="separate"/>
      </w:r>
      <w:proofErr w:type="spellStart"/>
      <w:r w:rsidRPr="00797BB9">
        <w:rPr>
          <w:rStyle w:val="Hipervnculo"/>
          <w:lang w:val="es-CL"/>
        </w:rPr>
        <w:t>Kolstad</w:t>
      </w:r>
      <w:proofErr w:type="spellEnd"/>
      <w:r w:rsidRPr="00797BB9">
        <w:rPr>
          <w:rStyle w:val="Hipervnculo"/>
          <w:lang w:val="es-CL"/>
        </w:rPr>
        <w:t xml:space="preserve"> &amp; </w:t>
      </w:r>
      <w:proofErr w:type="spellStart"/>
      <w:r w:rsidRPr="00797BB9">
        <w:rPr>
          <w:rStyle w:val="Hipervnculo"/>
          <w:lang w:val="es-CL"/>
        </w:rPr>
        <w:t>Horpestad</w:t>
      </w:r>
      <w:proofErr w:type="spellEnd"/>
      <w:r w:rsidRPr="00797BB9">
        <w:rPr>
          <w:rStyle w:val="Hipervnculo"/>
          <w:lang w:val="es-CL"/>
        </w:rPr>
        <w:t>, 2009</w:t>
      </w:r>
      <w:r>
        <w:rPr>
          <w:rStyle w:val="Hipervnculo"/>
          <w:lang w:val="es-CL"/>
        </w:rPr>
        <w:fldChar w:fldCharType="end"/>
      </w:r>
      <w:r w:rsidRPr="00797BB9">
        <w:rPr>
          <w:lang w:val="es-CL"/>
        </w:rPr>
        <w:t>). Además, la persistencia de los llamados valores asiáticos en esas sociedades, que conceptualizan al individuo como inseparable de sus lazos sociales (</w:t>
      </w:r>
      <w:proofErr w:type="spellStart"/>
      <w:r>
        <w:fldChar w:fldCharType="begin"/>
      </w:r>
      <w:r w:rsidRPr="00797BB9">
        <w:rPr>
          <w:lang w:val="es-CL"/>
        </w:rPr>
        <w:instrText>HYPERLINK \l "ref-zhai2022" \h</w:instrText>
      </w:r>
      <w:r>
        <w:fldChar w:fldCharType="separate"/>
      </w:r>
      <w:r w:rsidRPr="00797BB9">
        <w:rPr>
          <w:rStyle w:val="Hipervnculo"/>
          <w:lang w:val="es-CL"/>
        </w:rPr>
        <w:t>Zhai</w:t>
      </w:r>
      <w:proofErr w:type="spellEnd"/>
      <w:r w:rsidRPr="00797BB9">
        <w:rPr>
          <w:rStyle w:val="Hipervnculo"/>
          <w:lang w:val="es-CL"/>
        </w:rPr>
        <w:t>, 2022</w:t>
      </w:r>
      <w:r>
        <w:rPr>
          <w:rStyle w:val="Hipervnculo"/>
        </w:rPr>
        <w:fldChar w:fldCharType="end"/>
      </w:r>
      <w:r w:rsidRPr="00797BB9">
        <w:rPr>
          <w:lang w:val="es-CL"/>
        </w:rPr>
        <w:t>), y la conceptualización de un híper-actor relacional en la sociedad chilena (</w:t>
      </w:r>
      <w:r>
        <w:fldChar w:fldCharType="begin"/>
      </w:r>
      <w:r w:rsidRPr="000C4508">
        <w:rPr>
          <w:lang w:val="es-CL"/>
          <w:rPrChange w:id="137" w:author="Gabriel Cortes" w:date="2024-03-28T11:53:00Z">
            <w:rPr/>
          </w:rPrChange>
        </w:rPr>
        <w:instrText>HYPERLINK \l "ref-araujo2020" \h</w:instrText>
      </w:r>
      <w:r>
        <w:fldChar w:fldCharType="separate"/>
      </w:r>
      <w:r w:rsidRPr="00797BB9">
        <w:rPr>
          <w:rStyle w:val="Hipervnculo"/>
          <w:lang w:val="es-CL"/>
        </w:rPr>
        <w:t xml:space="preserve">Araujo &amp; </w:t>
      </w:r>
      <w:proofErr w:type="spellStart"/>
      <w:r w:rsidRPr="00797BB9">
        <w:rPr>
          <w:rStyle w:val="Hipervnculo"/>
          <w:lang w:val="es-CL"/>
        </w:rPr>
        <w:t>Martuccelli</w:t>
      </w:r>
      <w:proofErr w:type="spellEnd"/>
      <w:r w:rsidRPr="00797BB9">
        <w:rPr>
          <w:rStyle w:val="Hipervnculo"/>
          <w:lang w:val="es-CL"/>
        </w:rPr>
        <w:t>, 2020a</w:t>
      </w:r>
      <w:r>
        <w:rPr>
          <w:rStyle w:val="Hipervnculo"/>
          <w:lang w:val="es-CL"/>
        </w:rPr>
        <w:fldChar w:fldCharType="end"/>
      </w:r>
      <w:r w:rsidRPr="00797BB9">
        <w:rPr>
          <w:lang w:val="es-CL"/>
        </w:rPr>
        <w:t>), sugieren la posibilidad de individualismos que difieren de las concepciones independientes.</w:t>
      </w:r>
    </w:p>
    <w:p w14:paraId="1DE9F86E" w14:textId="77777777" w:rsidR="00A7296A" w:rsidRPr="00797BB9" w:rsidRDefault="00000000">
      <w:pPr>
        <w:pStyle w:val="Textoindependiente"/>
        <w:rPr>
          <w:lang w:val="es-CL"/>
        </w:rPr>
      </w:pPr>
      <w:r w:rsidRPr="00797BB9">
        <w:rPr>
          <w:lang w:val="es-CL"/>
        </w:rPr>
        <w:t>De tal modo, se podrían identificar, además, concepciones relacionales y concepciones colectivas (</w:t>
      </w:r>
      <w:proofErr w:type="spellStart"/>
      <w:r>
        <w:fldChar w:fldCharType="begin"/>
      </w:r>
      <w:r w:rsidRPr="00797BB9">
        <w:rPr>
          <w:lang w:val="es-CL"/>
        </w:rPr>
        <w:instrText>HYPERLINK \l "ref-brewer2007" \h</w:instrText>
      </w:r>
      <w:r>
        <w:fldChar w:fldCharType="separate"/>
      </w:r>
      <w:r w:rsidRPr="00797BB9">
        <w:rPr>
          <w:rStyle w:val="Hipervnculo"/>
          <w:lang w:val="es-CL"/>
        </w:rPr>
        <w:t>Brewer</w:t>
      </w:r>
      <w:proofErr w:type="spellEnd"/>
      <w:r w:rsidRPr="00797BB9">
        <w:rPr>
          <w:rStyle w:val="Hipervnculo"/>
          <w:lang w:val="es-CL"/>
        </w:rPr>
        <w:t xml:space="preserve"> &amp; Chen, 2007</w:t>
      </w:r>
      <w:r>
        <w:rPr>
          <w:rStyle w:val="Hipervnculo"/>
        </w:rPr>
        <w:fldChar w:fldCharType="end"/>
      </w:r>
      <w:r w:rsidRPr="00797BB9">
        <w:rPr>
          <w:lang w:val="es-CL"/>
        </w:rPr>
        <w:t>). En las primeras, la identidad del individuo se define por sus relaciones cercanas, tales como la familia o los amigos. En las segundas, en tanto, es la pertenencia a colectivos sociales más abstractos – esto es, grupos nacionales, regionales, étnicos o religiosos – lo que define a la identidad individual (</w:t>
      </w:r>
      <w:proofErr w:type="spellStart"/>
      <w:r>
        <w:fldChar w:fldCharType="begin"/>
      </w:r>
      <w:r w:rsidRPr="00797BB9">
        <w:rPr>
          <w:lang w:val="es-CL"/>
        </w:rPr>
        <w:instrText>HYPERLINK \l "ref-brewer2007" \h</w:instrText>
      </w:r>
      <w:r>
        <w:fldChar w:fldCharType="separate"/>
      </w:r>
      <w:r w:rsidRPr="00797BB9">
        <w:rPr>
          <w:rStyle w:val="Hipervnculo"/>
          <w:lang w:val="es-CL"/>
        </w:rPr>
        <w:t>Brewer</w:t>
      </w:r>
      <w:proofErr w:type="spellEnd"/>
      <w:r w:rsidRPr="00797BB9">
        <w:rPr>
          <w:rStyle w:val="Hipervnculo"/>
          <w:lang w:val="es-CL"/>
        </w:rPr>
        <w:t xml:space="preserve"> &amp; Chen, 2007</w:t>
      </w:r>
      <w:r>
        <w:rPr>
          <w:rStyle w:val="Hipervnculo"/>
        </w:rPr>
        <w:fldChar w:fldCharType="end"/>
      </w:r>
      <w:r w:rsidRPr="00797BB9">
        <w:rPr>
          <w:lang w:val="es-CL"/>
        </w:rPr>
        <w:t>)</w:t>
      </w:r>
    </w:p>
    <w:p w14:paraId="33EC5274" w14:textId="22A03C8A" w:rsidR="00A7296A" w:rsidRPr="00797BB9" w:rsidRDefault="00000000">
      <w:pPr>
        <w:pStyle w:val="Textoindependiente"/>
        <w:rPr>
          <w:lang w:val="es-CL"/>
        </w:rPr>
      </w:pPr>
      <w:r w:rsidRPr="00797BB9">
        <w:rPr>
          <w:lang w:val="es-CL"/>
        </w:rPr>
        <w:t xml:space="preserve">Por último, la tercera dimensión del individualismo se refiere a la importancia relativa que se le otorga en una sociedad a diversos </w:t>
      </w:r>
      <w:r w:rsidRPr="00797BB9">
        <w:rPr>
          <w:b/>
          <w:bCs/>
          <w:lang w:val="es-CL"/>
        </w:rPr>
        <w:t>valores e imperativos</w:t>
      </w:r>
      <w:r w:rsidRPr="00797BB9">
        <w:rPr>
          <w:lang w:val="es-CL"/>
        </w:rPr>
        <w:t xml:space="preserve"> individuales o colectivos (</w:t>
      </w:r>
      <w:proofErr w:type="spellStart"/>
      <w:r>
        <w:fldChar w:fldCharType="begin"/>
      </w:r>
      <w:r w:rsidRPr="00797BB9">
        <w:rPr>
          <w:lang w:val="es-CL"/>
        </w:rPr>
        <w:instrText>HYPERLINK \l "ref-brewer2007" \h</w:instrText>
      </w:r>
      <w:r>
        <w:fldChar w:fldCharType="separate"/>
      </w:r>
      <w:r w:rsidRPr="00797BB9">
        <w:rPr>
          <w:rStyle w:val="Hipervnculo"/>
          <w:lang w:val="es-CL"/>
        </w:rPr>
        <w:t>Brewer</w:t>
      </w:r>
      <w:proofErr w:type="spellEnd"/>
      <w:r w:rsidRPr="00797BB9">
        <w:rPr>
          <w:rStyle w:val="Hipervnculo"/>
          <w:lang w:val="es-CL"/>
        </w:rPr>
        <w:t xml:space="preserve"> &amp; Chen, 2007</w:t>
      </w:r>
      <w:r>
        <w:rPr>
          <w:rStyle w:val="Hipervnculo"/>
        </w:rPr>
        <w:fldChar w:fldCharType="end"/>
      </w:r>
      <w:r w:rsidRPr="00797BB9">
        <w:rPr>
          <w:lang w:val="es-CL"/>
        </w:rPr>
        <w:t>), los cuales son producidos por procesos sociohistóricos de individuación (</w:t>
      </w:r>
      <w:proofErr w:type="spellStart"/>
      <w:r>
        <w:fldChar w:fldCharType="begin"/>
      </w:r>
      <w:r w:rsidRPr="00797BB9">
        <w:rPr>
          <w:lang w:val="es-CL"/>
        </w:rPr>
        <w:instrText>HYPERLINK \l "ref-martuccelli2018" \h</w:instrText>
      </w:r>
      <w:r>
        <w:fldChar w:fldCharType="separate"/>
      </w:r>
      <w:r w:rsidRPr="00797BB9">
        <w:rPr>
          <w:rStyle w:val="Hipervnculo"/>
          <w:lang w:val="es-CL"/>
        </w:rPr>
        <w:t>Martuccelli</w:t>
      </w:r>
      <w:proofErr w:type="spellEnd"/>
      <w:r w:rsidRPr="00797BB9">
        <w:rPr>
          <w:rStyle w:val="Hipervnculo"/>
          <w:lang w:val="es-CL"/>
        </w:rPr>
        <w:t>, 2018</w:t>
      </w:r>
      <w:r>
        <w:rPr>
          <w:rStyle w:val="Hipervnculo"/>
        </w:rPr>
        <w:fldChar w:fldCharType="end"/>
      </w:r>
      <w:r w:rsidRPr="00797BB9">
        <w:rPr>
          <w:lang w:val="es-CL"/>
        </w:rPr>
        <w:t>). En el contexto del individualismo institucional, el principal valor para el individuo es la autonomía (</w:t>
      </w:r>
      <w:proofErr w:type="spellStart"/>
      <w:r>
        <w:fldChar w:fldCharType="begin"/>
      </w:r>
      <w:r w:rsidRPr="00797BB9">
        <w:rPr>
          <w:lang w:val="es-CL"/>
        </w:rPr>
        <w:instrText>HYPERLINK \l "ref-martuccelli2010" \h</w:instrText>
      </w:r>
      <w:r>
        <w:fldChar w:fldCharType="separate"/>
      </w:r>
      <w:r w:rsidRPr="00797BB9">
        <w:rPr>
          <w:rStyle w:val="Hipervnculo"/>
          <w:lang w:val="es-CL"/>
        </w:rPr>
        <w:t>Martuccelli</w:t>
      </w:r>
      <w:proofErr w:type="spellEnd"/>
      <w:r w:rsidRPr="00797BB9">
        <w:rPr>
          <w:rStyle w:val="Hipervnculo"/>
          <w:lang w:val="es-CL"/>
        </w:rPr>
        <w:t>, 2010</w:t>
      </w:r>
      <w:r>
        <w:rPr>
          <w:rStyle w:val="Hipervnculo"/>
        </w:rPr>
        <w:fldChar w:fldCharType="end"/>
      </w:r>
      <w:r w:rsidRPr="00797BB9">
        <w:rPr>
          <w:lang w:val="es-CL"/>
        </w:rPr>
        <w:t>), la que es promovida a través de un entramado institucional (</w:t>
      </w:r>
      <w:proofErr w:type="spellStart"/>
      <w:r>
        <w:fldChar w:fldCharType="begin"/>
      </w:r>
      <w:r w:rsidRPr="00797BB9">
        <w:rPr>
          <w:lang w:val="es-CL"/>
        </w:rPr>
        <w:instrText>HYPERLINK \l "ref-martuccelli2018" \h</w:instrText>
      </w:r>
      <w:r>
        <w:fldChar w:fldCharType="separate"/>
      </w:r>
      <w:r w:rsidRPr="00797BB9">
        <w:rPr>
          <w:rStyle w:val="Hipervnculo"/>
          <w:lang w:val="es-CL"/>
        </w:rPr>
        <w:t>Martuccelli</w:t>
      </w:r>
      <w:proofErr w:type="spellEnd"/>
      <w:r w:rsidRPr="00797BB9">
        <w:rPr>
          <w:rStyle w:val="Hipervnculo"/>
          <w:lang w:val="es-CL"/>
        </w:rPr>
        <w:t>, 2018</w:t>
      </w:r>
      <w:r>
        <w:rPr>
          <w:rStyle w:val="Hipervnculo"/>
        </w:rPr>
        <w:fldChar w:fldCharType="end"/>
      </w:r>
      <w:r w:rsidRPr="00797BB9">
        <w:rPr>
          <w:lang w:val="es-CL"/>
        </w:rPr>
        <w:t>) que promueve que los individuos se constituyen a sí mismos, planifique</w:t>
      </w:r>
      <w:ins w:id="138" w:author="Gabriel Cortes" w:date="2024-03-27T13:13:00Z">
        <w:r w:rsidR="009A56C8">
          <w:rPr>
            <w:lang w:val="es-CL"/>
          </w:rPr>
          <w:t>n</w:t>
        </w:r>
      </w:ins>
      <w:r w:rsidRPr="00797BB9">
        <w:rPr>
          <w:lang w:val="es-CL"/>
        </w:rPr>
        <w:t xml:space="preserve"> su propia vida y acepten la responsabilidad de si fracasan (</w:t>
      </w:r>
      <w:r>
        <w:fldChar w:fldCharType="begin"/>
      </w:r>
      <w:r w:rsidRPr="000C4508">
        <w:rPr>
          <w:lang w:val="es-CL"/>
          <w:rPrChange w:id="139" w:author="Gabriel Cortes" w:date="2024-03-28T11:53:00Z">
            <w:rPr/>
          </w:rPrChange>
        </w:rPr>
        <w:instrText>HYPERLINK \l "ref-robles2001" \h</w:instrText>
      </w:r>
      <w:r>
        <w:fldChar w:fldCharType="separate"/>
      </w:r>
      <w:r w:rsidRPr="00797BB9">
        <w:rPr>
          <w:rStyle w:val="Hipervnculo"/>
          <w:lang w:val="es-CL"/>
        </w:rPr>
        <w:t>Robles, 2001</w:t>
      </w:r>
      <w:r>
        <w:rPr>
          <w:rStyle w:val="Hipervnculo"/>
          <w:lang w:val="es-CL"/>
        </w:rPr>
        <w:fldChar w:fldCharType="end"/>
      </w:r>
      <w:r w:rsidRPr="00797BB9">
        <w:rPr>
          <w:lang w:val="es-CL"/>
        </w:rPr>
        <w:t>). Es, pues, una individuación reflexiva en la que los individuos se definen por el imperativo de ejercer control de sus destinos y tomar decisiones de manera autónoma (</w:t>
      </w:r>
      <w:r>
        <w:fldChar w:fldCharType="begin"/>
      </w:r>
      <w:r w:rsidRPr="000C4508">
        <w:rPr>
          <w:lang w:val="es-CL"/>
          <w:rPrChange w:id="140" w:author="Gabriel Cortes" w:date="2024-03-28T11:53:00Z">
            <w:rPr/>
          </w:rPrChange>
        </w:rPr>
        <w:instrText>HYPERLINK \l "ref-robles2001" \h</w:instrText>
      </w:r>
      <w:r>
        <w:fldChar w:fldCharType="separate"/>
      </w:r>
      <w:r w:rsidRPr="00797BB9">
        <w:rPr>
          <w:rStyle w:val="Hipervnculo"/>
          <w:lang w:val="es-CL"/>
        </w:rPr>
        <w:t>Robles, 2001</w:t>
      </w:r>
      <w:r>
        <w:rPr>
          <w:rStyle w:val="Hipervnculo"/>
          <w:lang w:val="es-CL"/>
        </w:rPr>
        <w:fldChar w:fldCharType="end"/>
      </w:r>
      <w:r w:rsidRPr="00797BB9">
        <w:rPr>
          <w:lang w:val="es-CL"/>
        </w:rPr>
        <w:t xml:space="preserve">; </w:t>
      </w:r>
      <w:r>
        <w:fldChar w:fldCharType="begin"/>
      </w:r>
      <w:r w:rsidRPr="000C4508">
        <w:rPr>
          <w:lang w:val="es-CL"/>
          <w:rPrChange w:id="141" w:author="Gabriel Cortes" w:date="2024-03-28T11:53:00Z">
            <w:rPr/>
          </w:rPrChange>
        </w:rPr>
        <w:instrText>HYPERLINK \l "ref-silvapalacios2015" \h</w:instrText>
      </w:r>
      <w:r>
        <w:fldChar w:fldCharType="separate"/>
      </w:r>
      <w:r w:rsidRPr="00797BB9">
        <w:rPr>
          <w:rStyle w:val="Hipervnculo"/>
          <w:lang w:val="es-CL"/>
        </w:rPr>
        <w:t>Silva Palacios, 2015</w:t>
      </w:r>
      <w:r>
        <w:rPr>
          <w:rStyle w:val="Hipervnculo"/>
          <w:lang w:val="es-CL"/>
        </w:rPr>
        <w:fldChar w:fldCharType="end"/>
      </w:r>
      <w:r w:rsidRPr="00797BB9">
        <w:rPr>
          <w:lang w:val="es-CL"/>
        </w:rPr>
        <w:t>).</w:t>
      </w:r>
    </w:p>
    <w:p w14:paraId="0C23F25A" w14:textId="77777777" w:rsidR="00A7296A" w:rsidRPr="00797BB9" w:rsidRDefault="00000000">
      <w:pPr>
        <w:pStyle w:val="Textoindependiente"/>
        <w:rPr>
          <w:lang w:val="es-CL"/>
        </w:rPr>
      </w:pPr>
      <w:r w:rsidRPr="00797BB9">
        <w:rPr>
          <w:lang w:val="es-CL"/>
        </w:rPr>
        <w:t>Sin embargo, también se han planteado visiones críticas a esta concepción, particularmente desde América Latina (</w:t>
      </w:r>
      <w:r>
        <w:fldChar w:fldCharType="begin"/>
      </w:r>
      <w:r w:rsidRPr="000C4508">
        <w:rPr>
          <w:lang w:val="es-CL"/>
          <w:rPrChange w:id="142" w:author="Gabriel Cortes" w:date="2024-03-28T11:53:00Z">
            <w:rPr/>
          </w:rPrChange>
        </w:rPr>
        <w:instrText>HYPERLINK \l "ref-araujo2012" \h</w:instrText>
      </w:r>
      <w:r>
        <w:fldChar w:fldCharType="separate"/>
      </w:r>
      <w:r w:rsidRPr="00797BB9">
        <w:rPr>
          <w:rStyle w:val="Hipervnculo"/>
          <w:lang w:val="es-CL"/>
        </w:rPr>
        <w:t xml:space="preserve">Araujo &amp; </w:t>
      </w:r>
      <w:proofErr w:type="spellStart"/>
      <w:r w:rsidRPr="00797BB9">
        <w:rPr>
          <w:rStyle w:val="Hipervnculo"/>
          <w:lang w:val="es-CL"/>
        </w:rPr>
        <w:t>Martuccelli</w:t>
      </w:r>
      <w:proofErr w:type="spellEnd"/>
      <w:r w:rsidRPr="00797BB9">
        <w:rPr>
          <w:rStyle w:val="Hipervnculo"/>
          <w:lang w:val="es-CL"/>
        </w:rPr>
        <w:t>, 2012</w:t>
      </w:r>
      <w:r>
        <w:rPr>
          <w:rStyle w:val="Hipervnculo"/>
          <w:lang w:val="es-CL"/>
        </w:rPr>
        <w:fldChar w:fldCharType="end"/>
      </w:r>
      <w:r w:rsidRPr="00797BB9">
        <w:rPr>
          <w:lang w:val="es-CL"/>
        </w:rPr>
        <w:t xml:space="preserve">; </w:t>
      </w:r>
      <w:r>
        <w:fldChar w:fldCharType="begin"/>
      </w:r>
      <w:r w:rsidRPr="000C4508">
        <w:rPr>
          <w:lang w:val="es-CL"/>
          <w:rPrChange w:id="143" w:author="Gabriel Cortes" w:date="2024-03-28T11:53:00Z">
            <w:rPr/>
          </w:rPrChange>
        </w:rPr>
        <w:instrText>HYPERLINK \l "ref-robles2001" \h</w:instrText>
      </w:r>
      <w:r>
        <w:fldChar w:fldCharType="separate"/>
      </w:r>
      <w:r w:rsidRPr="00797BB9">
        <w:rPr>
          <w:rStyle w:val="Hipervnculo"/>
          <w:lang w:val="es-CL"/>
        </w:rPr>
        <w:t>Robles, 2001</w:t>
      </w:r>
      <w:r>
        <w:rPr>
          <w:rStyle w:val="Hipervnculo"/>
          <w:lang w:val="es-CL"/>
        </w:rPr>
        <w:fldChar w:fldCharType="end"/>
      </w:r>
      <w:r w:rsidRPr="00797BB9">
        <w:rPr>
          <w:lang w:val="es-CL"/>
        </w:rPr>
        <w:t>). No toda individuación sería reflexiva, ya que muchos individuos podrían experimentarla de forma delegativa, como una imposición (</w:t>
      </w:r>
      <w:r>
        <w:fldChar w:fldCharType="begin"/>
      </w:r>
      <w:r w:rsidRPr="000C4508">
        <w:rPr>
          <w:lang w:val="es-CL"/>
          <w:rPrChange w:id="144" w:author="Gabriel Cortes" w:date="2024-03-28T11:53:00Z">
            <w:rPr/>
          </w:rPrChange>
        </w:rPr>
        <w:instrText>HYPERLINK \l "ref-silvapalacios2015" \h</w:instrText>
      </w:r>
      <w:r>
        <w:fldChar w:fldCharType="separate"/>
      </w:r>
      <w:r w:rsidRPr="00797BB9">
        <w:rPr>
          <w:rStyle w:val="Hipervnculo"/>
          <w:lang w:val="es-CL"/>
        </w:rPr>
        <w:t>Silva Palacios, 2015</w:t>
      </w:r>
      <w:r>
        <w:rPr>
          <w:rStyle w:val="Hipervnculo"/>
          <w:lang w:val="es-CL"/>
        </w:rPr>
        <w:fldChar w:fldCharType="end"/>
      </w:r>
      <w:r w:rsidRPr="00797BB9">
        <w:rPr>
          <w:lang w:val="es-CL"/>
        </w:rPr>
        <w:t>); no como un mundo de posibilidades, sino como uno lleno de incertidumbres. Los individuos, de tal modo, deben enfrentar las inseguridades ontológicas de la vida social a partir de sus propias habilidades bajo el imperativo de “arréglatelas como puedas” (</w:t>
      </w:r>
      <w:r>
        <w:fldChar w:fldCharType="begin"/>
      </w:r>
      <w:r w:rsidRPr="000C4508">
        <w:rPr>
          <w:lang w:val="es-CL"/>
          <w:rPrChange w:id="145" w:author="Gabriel Cortes" w:date="2024-03-28T11:53:00Z">
            <w:rPr/>
          </w:rPrChange>
        </w:rPr>
        <w:instrText>HYPERLINK \l "ref-araujo2014" \h</w:instrText>
      </w:r>
      <w:r>
        <w:fldChar w:fldCharType="separate"/>
      </w:r>
      <w:r w:rsidRPr="00797BB9">
        <w:rPr>
          <w:rStyle w:val="Hipervnculo"/>
          <w:lang w:val="es-CL"/>
        </w:rPr>
        <w:t xml:space="preserve">Araujo &amp; </w:t>
      </w:r>
      <w:proofErr w:type="spellStart"/>
      <w:r w:rsidRPr="00797BB9">
        <w:rPr>
          <w:rStyle w:val="Hipervnculo"/>
          <w:lang w:val="es-CL"/>
        </w:rPr>
        <w:t>Martuccelli</w:t>
      </w:r>
      <w:proofErr w:type="spellEnd"/>
      <w:r w:rsidRPr="00797BB9">
        <w:rPr>
          <w:rStyle w:val="Hipervnculo"/>
          <w:lang w:val="es-CL"/>
        </w:rPr>
        <w:t>, 2014</w:t>
      </w:r>
      <w:r>
        <w:rPr>
          <w:rStyle w:val="Hipervnculo"/>
          <w:lang w:val="es-CL"/>
        </w:rPr>
        <w:fldChar w:fldCharType="end"/>
      </w:r>
      <w:r w:rsidRPr="00797BB9">
        <w:rPr>
          <w:lang w:val="es-CL"/>
        </w:rPr>
        <w:t xml:space="preserve">; </w:t>
      </w:r>
      <w:r>
        <w:fldChar w:fldCharType="begin"/>
      </w:r>
      <w:r w:rsidRPr="000C4508">
        <w:rPr>
          <w:lang w:val="es-CL"/>
          <w:rPrChange w:id="146" w:author="Gabriel Cortes" w:date="2024-03-28T11:53:00Z">
            <w:rPr/>
          </w:rPrChange>
        </w:rPr>
        <w:instrText>HYPERLINK \l "ref-robles2001" \h</w:instrText>
      </w:r>
      <w:r>
        <w:fldChar w:fldCharType="separate"/>
      </w:r>
      <w:r w:rsidRPr="00797BB9">
        <w:rPr>
          <w:rStyle w:val="Hipervnculo"/>
          <w:lang w:val="es-CL"/>
        </w:rPr>
        <w:t>Robles, 2001</w:t>
      </w:r>
      <w:r>
        <w:rPr>
          <w:rStyle w:val="Hipervnculo"/>
          <w:lang w:val="es-CL"/>
        </w:rPr>
        <w:fldChar w:fldCharType="end"/>
      </w:r>
      <w:r w:rsidRPr="00797BB9">
        <w:rPr>
          <w:lang w:val="es-CL"/>
        </w:rPr>
        <w:t>). Frente a esto, la valorización de la autonomía se desplaza por la búsqueda de seguridad como valor principal de esta forma de individuación (</w:t>
      </w:r>
      <w:r>
        <w:fldChar w:fldCharType="begin"/>
      </w:r>
      <w:r w:rsidRPr="000C4508">
        <w:rPr>
          <w:lang w:val="es-CL"/>
          <w:rPrChange w:id="147" w:author="Gabriel Cortes" w:date="2024-03-28T11:53:00Z">
            <w:rPr/>
          </w:rPrChange>
        </w:rPr>
        <w:instrText>HYPERLINK \l "ref-silvapalacios2015" \h</w:instrText>
      </w:r>
      <w:r>
        <w:fldChar w:fldCharType="separate"/>
      </w:r>
      <w:r w:rsidRPr="00797BB9">
        <w:rPr>
          <w:rStyle w:val="Hipervnculo"/>
          <w:lang w:val="es-CL"/>
        </w:rPr>
        <w:t>Silva Palacios, 2015</w:t>
      </w:r>
      <w:r>
        <w:rPr>
          <w:rStyle w:val="Hipervnculo"/>
          <w:lang w:val="es-CL"/>
        </w:rPr>
        <w:fldChar w:fldCharType="end"/>
      </w:r>
      <w:r w:rsidRPr="00797BB9">
        <w:rPr>
          <w:lang w:val="es-CL"/>
        </w:rPr>
        <w:t>).</w:t>
      </w:r>
    </w:p>
    <w:p w14:paraId="5A1521BD" w14:textId="77777777" w:rsidR="00A7296A" w:rsidRDefault="00000000">
      <w:pPr>
        <w:pStyle w:val="Ttulo2"/>
      </w:pPr>
      <w:bookmarkStart w:id="148" w:name="hipótesis-de-trabajo"/>
      <w:bookmarkEnd w:id="95"/>
      <w:r>
        <w:rPr>
          <w:rStyle w:val="SectionNumber"/>
        </w:rPr>
        <w:lastRenderedPageBreak/>
        <w:t>2.3</w:t>
      </w:r>
      <w:r>
        <w:tab/>
        <w:t>Hipótesis de trabajo</w:t>
      </w:r>
    </w:p>
    <w:p w14:paraId="77BC2E97" w14:textId="77777777" w:rsidR="00A7296A" w:rsidRPr="00797BB9" w:rsidRDefault="00000000">
      <w:pPr>
        <w:pStyle w:val="FirstParagraph"/>
        <w:rPr>
          <w:lang w:val="es-CL"/>
        </w:rPr>
      </w:pPr>
      <w:r w:rsidRPr="00797BB9">
        <w:rPr>
          <w:lang w:val="es-CL"/>
        </w:rPr>
        <w:t>Lo que se desea resaltar aquí es la existencia de diversos perfiles de individualismo que emergen de distintas combinaciones de las dimensiones previamente mencionadas. Estos perfiles no solo difieren entre culturas, sino también dentro de una misma sociedad, como resultado de procesos de individuación divergentes que afectan de manera diferenciada distintos segmentos de la población.</w:t>
      </w:r>
    </w:p>
    <w:p w14:paraId="09545C62" w14:textId="29B2C66C" w:rsidR="00A7296A" w:rsidRPr="00797BB9" w:rsidRDefault="00000000">
      <w:pPr>
        <w:pStyle w:val="Textoindependiente"/>
        <w:rPr>
          <w:lang w:val="es-CL"/>
        </w:rPr>
      </w:pPr>
      <w:r w:rsidRPr="00797BB9">
        <w:rPr>
          <w:lang w:val="es-CL"/>
        </w:rPr>
        <w:t>La individuación es una corriente histórica y estructural, que entre sus efectos, transforma la relación de los individuos con la autoridad, así como los soportes y las modalidades que autorizan su ejercicio (</w:t>
      </w:r>
      <w:r>
        <w:fldChar w:fldCharType="begin"/>
      </w:r>
      <w:r w:rsidRPr="000C4508">
        <w:rPr>
          <w:lang w:val="es-CL"/>
          <w:rPrChange w:id="149" w:author="Gabriel Cortes" w:date="2024-03-28T11:53:00Z">
            <w:rPr/>
          </w:rPrChange>
        </w:rPr>
        <w:instrText>HYPERLINK \l "ref-araujo2021" \h</w:instrText>
      </w:r>
      <w:r>
        <w:fldChar w:fldCharType="separate"/>
      </w:r>
      <w:r w:rsidRPr="00797BB9">
        <w:rPr>
          <w:rStyle w:val="Hipervnculo"/>
          <w:lang w:val="es-CL"/>
        </w:rPr>
        <w:t>Araujo, 2021</w:t>
      </w:r>
      <w:r>
        <w:rPr>
          <w:rStyle w:val="Hipervnculo"/>
          <w:lang w:val="es-CL"/>
        </w:rPr>
        <w:fldChar w:fldCharType="end"/>
      </w:r>
      <w:r w:rsidRPr="00797BB9">
        <w:rPr>
          <w:lang w:val="es-CL"/>
        </w:rPr>
        <w:t xml:space="preserve">). Si a esto se le añade la evidencia </w:t>
      </w:r>
      <w:del w:id="150" w:author="Gabriel Cortes" w:date="2024-03-27T13:17:00Z">
        <w:r w:rsidRPr="00797BB9" w:rsidDel="009A56C8">
          <w:rPr>
            <w:lang w:val="es-CL"/>
          </w:rPr>
          <w:delText>empórica</w:delText>
        </w:r>
      </w:del>
      <w:ins w:id="151" w:author="Gabriel Cortes" w:date="2024-03-27T13:17:00Z">
        <w:r w:rsidR="009A56C8" w:rsidRPr="00797BB9">
          <w:rPr>
            <w:lang w:val="es-CL"/>
          </w:rPr>
          <w:t>empírica</w:t>
        </w:r>
      </w:ins>
      <w:r w:rsidRPr="00797BB9">
        <w:rPr>
          <w:lang w:val="es-CL"/>
        </w:rPr>
        <w:t xml:space="preserve"> que apunta a la asociación entre el individualismo y el conservadurismo (</w:t>
      </w:r>
      <w:r>
        <w:fldChar w:fldCharType="begin"/>
      </w:r>
      <w:r w:rsidRPr="000C4508">
        <w:rPr>
          <w:lang w:val="es-CL"/>
          <w:rPrChange w:id="152" w:author="Gabriel Cortes" w:date="2024-03-28T11:53:00Z">
            <w:rPr/>
          </w:rPrChange>
        </w:rPr>
        <w:instrText>HYPERLINK \l "ref-zhang2009" \h</w:instrText>
      </w:r>
      <w:r>
        <w:fldChar w:fldCharType="separate"/>
      </w:r>
      <w:r w:rsidRPr="00797BB9">
        <w:rPr>
          <w:rStyle w:val="Hipervnculo"/>
          <w:lang w:val="es-CL"/>
        </w:rPr>
        <w:t>Zhang et al., 2009</w:t>
      </w:r>
      <w:r>
        <w:rPr>
          <w:rStyle w:val="Hipervnculo"/>
          <w:lang w:val="es-CL"/>
        </w:rPr>
        <w:fldChar w:fldCharType="end"/>
      </w:r>
      <w:r w:rsidRPr="00797BB9">
        <w:rPr>
          <w:lang w:val="es-CL"/>
        </w:rPr>
        <w:t>), el autoritarismo (</w:t>
      </w:r>
      <w:proofErr w:type="spellStart"/>
      <w:r>
        <w:fldChar w:fldCharType="begin"/>
      </w:r>
      <w:r w:rsidRPr="00797BB9">
        <w:rPr>
          <w:lang w:val="es-CL"/>
        </w:rPr>
        <w:instrText>HYPERLINK \l "ref-kemmelmeier2003" \h</w:instrText>
      </w:r>
      <w:r>
        <w:fldChar w:fldCharType="separate"/>
      </w:r>
      <w:r w:rsidRPr="00797BB9">
        <w:rPr>
          <w:rStyle w:val="Hipervnculo"/>
          <w:lang w:val="es-CL"/>
        </w:rPr>
        <w:t>Kemmelmeier</w:t>
      </w:r>
      <w:proofErr w:type="spellEnd"/>
      <w:r w:rsidRPr="00797BB9">
        <w:rPr>
          <w:rStyle w:val="Hipervnculo"/>
          <w:lang w:val="es-CL"/>
        </w:rPr>
        <w:t xml:space="preserve"> et al., 2003</w:t>
      </w:r>
      <w:r>
        <w:rPr>
          <w:rStyle w:val="Hipervnculo"/>
        </w:rPr>
        <w:fldChar w:fldCharType="end"/>
      </w:r>
      <w:r w:rsidRPr="00797BB9">
        <w:rPr>
          <w:lang w:val="es-CL"/>
        </w:rPr>
        <w:t>) y la dominancia social (</w:t>
      </w:r>
      <w:proofErr w:type="spellStart"/>
      <w:r>
        <w:fldChar w:fldCharType="begin"/>
      </w:r>
      <w:r w:rsidRPr="00797BB9">
        <w:rPr>
          <w:lang w:val="es-CL"/>
        </w:rPr>
        <w:instrText>HYPERLINK \l "ref-strunk1999" \h</w:instrText>
      </w:r>
      <w:r>
        <w:fldChar w:fldCharType="separate"/>
      </w:r>
      <w:r w:rsidRPr="00797BB9">
        <w:rPr>
          <w:rStyle w:val="Hipervnculo"/>
          <w:lang w:val="es-CL"/>
        </w:rPr>
        <w:t>Strunk</w:t>
      </w:r>
      <w:proofErr w:type="spellEnd"/>
      <w:r w:rsidRPr="00797BB9">
        <w:rPr>
          <w:rStyle w:val="Hipervnculo"/>
          <w:lang w:val="es-CL"/>
        </w:rPr>
        <w:t xml:space="preserve"> &amp; Chang, 1999</w:t>
      </w:r>
      <w:r>
        <w:rPr>
          <w:rStyle w:val="Hipervnculo"/>
        </w:rPr>
        <w:fldChar w:fldCharType="end"/>
      </w:r>
      <w:r w:rsidRPr="00797BB9">
        <w:rPr>
          <w:lang w:val="es-CL"/>
        </w:rPr>
        <w:t>), el panorama general sugiere que la relación entre individualismo y democracia está lejos de ser unívoca.</w:t>
      </w:r>
    </w:p>
    <w:p w14:paraId="0468C2F1" w14:textId="77777777" w:rsidR="00A7296A" w:rsidRDefault="00000000">
      <w:pPr>
        <w:pStyle w:val="Textoindependiente"/>
        <w:rPr>
          <w:ins w:id="153" w:author="Gabriel Cortes" w:date="2024-03-27T16:54:00Z"/>
          <w:lang w:val="es-CL"/>
        </w:rPr>
      </w:pPr>
      <w:r w:rsidRPr="00797BB9">
        <w:rPr>
          <w:lang w:val="es-CL"/>
        </w:rPr>
        <w:t>De tal forma, la hipótesis de trabajo que guía esta investigación es que las divergencias en los procesos de individuación, que tienen por resultado diversos perfiles de individualismo, se asocian a diferencias en las preferencias políticas. Así, en algunos casos estos procesos condujeron a modelos institucionales de individualismo, donde el individuo se convierte en un soberano que legitima un orden social liberal y democrático. Sin embargo, en otros casos, los resultados de los procesos de individuación pueden dar lugar a variantes de individualismo en las que los individuos podrían preferir formas de autoridad que se alejan del ideal representativo de la democracia, apoyando liderazgos fuertes que pasen por sobre el control de otras instituciones.</w:t>
      </w:r>
    </w:p>
    <w:p w14:paraId="12E3C7AB" w14:textId="125E1B5F" w:rsidR="00B24D91" w:rsidRDefault="00E32751">
      <w:pPr>
        <w:pStyle w:val="Textoindependiente"/>
        <w:rPr>
          <w:ins w:id="154" w:author="Gabriel Cortes" w:date="2024-03-27T17:08:00Z"/>
          <w:lang w:val="es-CL"/>
        </w:rPr>
      </w:pPr>
      <w:ins w:id="155" w:author="Gabriel Cortes" w:date="2024-03-27T17:27:00Z">
        <w:r w:rsidRPr="00E32751">
          <w:rPr>
            <w:noProof/>
            <w:lang w:val="es-CL"/>
          </w:rPr>
          <w:drawing>
            <wp:inline distT="0" distB="0" distL="0" distR="0" wp14:anchorId="3F4CD59E" wp14:editId="1A2C2140">
              <wp:extent cx="5612130" cy="3361266"/>
              <wp:effectExtent l="0" t="0" r="1270" b="4445"/>
              <wp:docPr id="12116557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55787" name="Imagen 1" descr="Diagrama&#10;&#10;Descripción generada automáticamente"/>
                      <pic:cNvPicPr/>
                    </pic:nvPicPr>
                    <pic:blipFill>
                      <a:blip r:embed="rId7"/>
                      <a:stretch>
                        <a:fillRect/>
                      </a:stretch>
                    </pic:blipFill>
                    <pic:spPr>
                      <a:xfrm>
                        <a:off x="0" y="0"/>
                        <a:ext cx="5617009" cy="3364188"/>
                      </a:xfrm>
                      <a:prstGeom prst="rect">
                        <a:avLst/>
                      </a:prstGeom>
                    </pic:spPr>
                  </pic:pic>
                </a:graphicData>
              </a:graphic>
            </wp:inline>
          </w:drawing>
        </w:r>
      </w:ins>
    </w:p>
    <w:p w14:paraId="4156E17A" w14:textId="12BB735C" w:rsidR="009527ED" w:rsidRPr="00E32751" w:rsidRDefault="009527ED">
      <w:pPr>
        <w:pStyle w:val="Textoindependiente"/>
        <w:rPr>
          <w:i/>
          <w:iCs/>
          <w:lang w:val="es-CL"/>
          <w:rPrChange w:id="156" w:author="Gabriel Cortes" w:date="2024-03-27T17:27:00Z">
            <w:rPr>
              <w:lang w:val="es-CL"/>
            </w:rPr>
          </w:rPrChange>
        </w:rPr>
      </w:pPr>
      <w:ins w:id="157" w:author="Gabriel Cortes" w:date="2024-03-27T17:08:00Z">
        <w:r w:rsidRPr="00E32751">
          <w:rPr>
            <w:i/>
            <w:iCs/>
            <w:lang w:val="es-CL"/>
            <w:rPrChange w:id="158" w:author="Gabriel Cortes" w:date="2024-03-27T17:27:00Z">
              <w:rPr>
                <w:lang w:val="es-CL"/>
              </w:rPr>
            </w:rPrChange>
          </w:rPr>
          <w:t xml:space="preserve">Figura </w:t>
        </w:r>
      </w:ins>
      <w:ins w:id="159" w:author="Gabriel Cortes" w:date="2024-03-27T17:27:00Z">
        <w:r w:rsidR="00E32751" w:rsidRPr="00E32751">
          <w:rPr>
            <w:i/>
            <w:iCs/>
            <w:lang w:val="es-CL"/>
            <w:rPrChange w:id="160" w:author="Gabriel Cortes" w:date="2024-03-27T17:27:00Z">
              <w:rPr>
                <w:lang w:val="es-CL"/>
              </w:rPr>
            </w:rPrChange>
          </w:rPr>
          <w:t>2.1</w:t>
        </w:r>
        <w:r w:rsidR="00E32751">
          <w:rPr>
            <w:i/>
            <w:iCs/>
            <w:lang w:val="es-CL"/>
          </w:rPr>
          <w:t>.:</w:t>
        </w:r>
        <w:r w:rsidR="00E32751" w:rsidRPr="00E32751">
          <w:rPr>
            <w:i/>
            <w:iCs/>
            <w:lang w:val="es-CL"/>
            <w:rPrChange w:id="161" w:author="Gabriel Cortes" w:date="2024-03-27T17:27:00Z">
              <w:rPr>
                <w:lang w:val="es-CL"/>
              </w:rPr>
            </w:rPrChange>
          </w:rPr>
          <w:t xml:space="preserve"> Modelo Teórico Propuesto.</w:t>
        </w:r>
      </w:ins>
    </w:p>
    <w:p w14:paraId="420B58E3" w14:textId="77777777" w:rsidR="00A7296A" w:rsidRPr="00797BB9" w:rsidRDefault="00000000">
      <w:pPr>
        <w:pStyle w:val="Ttulo1"/>
        <w:rPr>
          <w:lang w:val="es-CL"/>
        </w:rPr>
      </w:pPr>
      <w:bookmarkStart w:id="162" w:name="estrategia-metodológica"/>
      <w:bookmarkEnd w:id="49"/>
      <w:bookmarkEnd w:id="148"/>
      <w:r w:rsidRPr="00797BB9">
        <w:rPr>
          <w:rStyle w:val="SectionNumber"/>
          <w:lang w:val="es-CL"/>
        </w:rPr>
        <w:lastRenderedPageBreak/>
        <w:t>3</w:t>
      </w:r>
      <w:r w:rsidRPr="00797BB9">
        <w:rPr>
          <w:lang w:val="es-CL"/>
        </w:rPr>
        <w:tab/>
        <w:t>Estrategia Metodológica</w:t>
      </w:r>
    </w:p>
    <w:p w14:paraId="485DE54A" w14:textId="4A978948" w:rsidR="00A7296A" w:rsidRPr="00797BB9" w:rsidRDefault="00000000">
      <w:pPr>
        <w:pStyle w:val="FirstParagraph"/>
        <w:rPr>
          <w:lang w:val="es-CL"/>
        </w:rPr>
      </w:pPr>
      <w:r w:rsidRPr="00797BB9">
        <w:rPr>
          <w:lang w:val="es-CL"/>
        </w:rPr>
        <w:t>En esta sección, se presentará la estrategia metodológica que se adoptó para esta investigación. En primer lugar, se describirán los datos y la muestra</w:t>
      </w:r>
      <w:del w:id="163" w:author="Gabriel Cortes" w:date="2024-03-27T17:45:00Z">
        <w:r w:rsidRPr="00797BB9" w:rsidDel="00750E39">
          <w:rPr>
            <w:lang w:val="es-CL"/>
          </w:rPr>
          <w:delText xml:space="preserve"> se</w:delText>
        </w:r>
      </w:del>
      <w:r w:rsidRPr="00797BB9">
        <w:rPr>
          <w:lang w:val="es-CL"/>
        </w:rPr>
        <w:t xml:space="preserve"> utilizada. Luego, se pasará a describir los indicadores seleccionados tanto como para la variable independiente como la variable dependiente, así como las variables de control. Finalmente, se presentará la estrategia de análisis seguida.</w:t>
      </w:r>
    </w:p>
    <w:p w14:paraId="55322624" w14:textId="77777777" w:rsidR="00A7296A" w:rsidRDefault="00000000">
      <w:pPr>
        <w:pStyle w:val="Ttulo2"/>
      </w:pPr>
      <w:bookmarkStart w:id="164" w:name="datos"/>
      <w:r>
        <w:rPr>
          <w:rStyle w:val="SectionNumber"/>
        </w:rPr>
        <w:t>3.1</w:t>
      </w:r>
      <w:r>
        <w:tab/>
        <w:t>Datos</w:t>
      </w:r>
    </w:p>
    <w:p w14:paraId="7FEE203F" w14:textId="3EAC13DF" w:rsidR="00A7296A" w:rsidRPr="00797BB9" w:rsidRDefault="00000000">
      <w:pPr>
        <w:pStyle w:val="FirstParagraph"/>
        <w:rPr>
          <w:lang w:val="es-CL"/>
        </w:rPr>
      </w:pPr>
      <w:r w:rsidRPr="00797BB9">
        <w:rPr>
          <w:lang w:val="es-CL"/>
        </w:rPr>
        <w:t>La investigación consistió en un estudio de tipo</w:t>
      </w:r>
      <w:ins w:id="165" w:author="Gabriel Cortes" w:date="2024-03-27T17:48:00Z">
        <w:r w:rsidR="00750E39">
          <w:rPr>
            <w:lang w:val="es-CL"/>
          </w:rPr>
          <w:t xml:space="preserve"> </w:t>
        </w:r>
      </w:ins>
      <w:del w:id="166" w:author="Gabriel Cortes" w:date="2024-03-27T17:48:00Z">
        <w:r w:rsidRPr="00797BB9" w:rsidDel="00750E39">
          <w:rPr>
            <w:lang w:val="es-CL"/>
          </w:rPr>
          <w:delText xml:space="preserve"> de </w:delText>
        </w:r>
      </w:del>
      <w:r w:rsidRPr="00797BB9">
        <w:rPr>
          <w:lang w:val="es-CL"/>
        </w:rPr>
        <w:t xml:space="preserve">cuantitativo a partir de datos secundarios recolectados originalmente para la séptima ola de la Encuesta Mundial de Valores, que es la más reciente </w:t>
      </w:r>
      <w:del w:id="167" w:author="Gabriel Cortes" w:date="2024-03-27T17:48:00Z">
        <w:r w:rsidRPr="00797BB9" w:rsidDel="00750E39">
          <w:rPr>
            <w:lang w:val="es-CL"/>
          </w:rPr>
          <w:delText xml:space="preserve">disponible </w:delText>
        </w:r>
      </w:del>
      <w:r w:rsidRPr="00797BB9">
        <w:rPr>
          <w:lang w:val="es-CL"/>
        </w:rPr>
        <w:t xml:space="preserve">hasta la fecha. El trabajo de campo en Chile se llevó a cabo en los meses de enero y febrero de 2018, con una muestra compuesta por 1.000 personas mayores de 18 años, seleccionadas mediante un proceso de muestreo </w:t>
      </w:r>
      <w:proofErr w:type="spellStart"/>
      <w:r w:rsidRPr="00797BB9">
        <w:rPr>
          <w:lang w:val="es-CL"/>
        </w:rPr>
        <w:t>multietápico</w:t>
      </w:r>
      <w:proofErr w:type="spellEnd"/>
      <w:r w:rsidRPr="00797BB9">
        <w:rPr>
          <w:lang w:val="es-CL"/>
        </w:rPr>
        <w:t xml:space="preserve"> de tres niveles. La muestra es representativa a nivel nacional, así como de áreas urbanas y rurales.</w:t>
      </w:r>
    </w:p>
    <w:p w14:paraId="6D5803AD" w14:textId="77777777" w:rsidR="00A7296A" w:rsidRPr="00797BB9" w:rsidRDefault="00000000">
      <w:pPr>
        <w:pStyle w:val="Textoindependiente"/>
        <w:rPr>
          <w:lang w:val="es-CL"/>
        </w:rPr>
      </w:pPr>
      <w:r w:rsidRPr="00797BB9">
        <w:rPr>
          <w:lang w:val="es-CL"/>
        </w:rPr>
        <w:t>La selección de esta base de datos se fundamenta en que proporciona una muestra representativa a nivel nacional con indicadores relevantes sobre valores, creencias y normas sociales, políticas y económicas de la población. Si bien las preguntas de la Encuesta Mundial de Valores no fueron pensadas específicamente para el tema de esta investigación, lo que podría redundar en errores de medición, igualmente resulta posible construir un modelo que identifique perfiles de individualismo, además de entregar un buen indicador para medir el apoyo a un líder fuerte. Por lo tanto, si bien puede limitar el alcance de los resultados obtenidos, el trabajo con datos secundarios se considera como una solución práctica ante la limitaciones de esta investigación para producir datos primarios</w:t>
      </w:r>
    </w:p>
    <w:p w14:paraId="6491E82D" w14:textId="77777777" w:rsidR="00A7296A" w:rsidRDefault="00000000">
      <w:pPr>
        <w:pStyle w:val="Ttulo2"/>
      </w:pPr>
      <w:bookmarkStart w:id="168" w:name="variables"/>
      <w:bookmarkEnd w:id="164"/>
      <w:r>
        <w:rPr>
          <w:rStyle w:val="SectionNumber"/>
        </w:rPr>
        <w:t>3.2</w:t>
      </w:r>
      <w:r>
        <w:tab/>
        <w:t>Variables</w:t>
      </w:r>
    </w:p>
    <w:p w14:paraId="4C84E894" w14:textId="77777777" w:rsidR="00A7296A" w:rsidRPr="00797BB9" w:rsidRDefault="00000000">
      <w:pPr>
        <w:pStyle w:val="Ttulo3"/>
        <w:rPr>
          <w:lang w:val="es-CL"/>
        </w:rPr>
      </w:pPr>
      <w:bookmarkStart w:id="169" w:name="variable-dependiente"/>
      <w:r w:rsidRPr="00797BB9">
        <w:rPr>
          <w:lang w:val="es-CL"/>
        </w:rPr>
        <w:t>Variable dependiente</w:t>
      </w:r>
    </w:p>
    <w:p w14:paraId="21DB54A1" w14:textId="77777777" w:rsidR="00A7296A" w:rsidRPr="00797BB9" w:rsidRDefault="00000000">
      <w:pPr>
        <w:pStyle w:val="FirstParagraph"/>
        <w:rPr>
          <w:lang w:val="es-CL"/>
        </w:rPr>
      </w:pPr>
      <w:r w:rsidRPr="00797BB9">
        <w:rPr>
          <w:lang w:val="es-CL"/>
        </w:rPr>
        <w:t xml:space="preserve">La variable dependiente es el apoyo a un líder fuerte, medido a través de la valoración sobre qué tan bueno es </w:t>
      </w:r>
      <w:r w:rsidRPr="00797BB9">
        <w:rPr>
          <w:i/>
          <w:iCs/>
          <w:lang w:val="es-CL"/>
        </w:rPr>
        <w:t>tener un líder fuerte que no se preocupe por el congreso y las elecciones</w:t>
      </w:r>
      <w:r w:rsidRPr="00797BB9">
        <w:rPr>
          <w:lang w:val="es-CL"/>
        </w:rPr>
        <w:t>. La pregunta cuenta con 4 categorías de respuestas (1. Muy bueno; 2. Bueno; 3. Malo; 4. Muy Malo). Con el fin de incluirla como variable dependiente en un análisis de regresión logística, como se explicará más adelante, se dicotomizó el ítem de modo que las dos primeras categorías se entiendan como presencia de apoyo a un líder fuerte y las dos restantes como ausencia de apoyo.</w:t>
      </w:r>
    </w:p>
    <w:p w14:paraId="764A5650" w14:textId="77777777" w:rsidR="00A7296A" w:rsidRPr="00797BB9" w:rsidRDefault="00000000">
      <w:pPr>
        <w:pStyle w:val="Ttulo3"/>
        <w:rPr>
          <w:lang w:val="es-CL"/>
        </w:rPr>
      </w:pPr>
      <w:bookmarkStart w:id="170" w:name="variable-independiente"/>
      <w:bookmarkEnd w:id="169"/>
      <w:r w:rsidRPr="00797BB9">
        <w:rPr>
          <w:lang w:val="es-CL"/>
        </w:rPr>
        <w:t>Variable independiente</w:t>
      </w:r>
    </w:p>
    <w:p w14:paraId="1CDE3340" w14:textId="77777777" w:rsidR="00A7296A" w:rsidRPr="00797BB9" w:rsidRDefault="00000000">
      <w:pPr>
        <w:pStyle w:val="FirstParagraph"/>
        <w:rPr>
          <w:lang w:val="es-CL"/>
        </w:rPr>
      </w:pPr>
      <w:r w:rsidRPr="00797BB9">
        <w:rPr>
          <w:lang w:val="es-CL"/>
        </w:rPr>
        <w:t>La variable independiente es individualismo, una variable latente y categórica que fue construida de manera inductiva a partir de un conjunto de indic</w:t>
      </w:r>
      <w:del w:id="171" w:author="Gabriel Cortes" w:date="2024-03-27T17:50:00Z">
        <w:r w:rsidRPr="00797BB9" w:rsidDel="00750E39">
          <w:rPr>
            <w:lang w:val="es-CL"/>
          </w:rPr>
          <w:delText>i</w:delText>
        </w:r>
      </w:del>
      <w:r w:rsidRPr="00797BB9">
        <w:rPr>
          <w:lang w:val="es-CL"/>
        </w:rPr>
        <w:t>adores operacionalizados en base de las definiciones teóricas previamente expuestas.</w:t>
      </w:r>
    </w:p>
    <w:p w14:paraId="1360DF37" w14:textId="085C5A0B" w:rsidR="00A7296A" w:rsidRPr="00797BB9" w:rsidDel="00750E39" w:rsidRDefault="00000000">
      <w:pPr>
        <w:pStyle w:val="Ttulo5"/>
        <w:jc w:val="both"/>
        <w:rPr>
          <w:del w:id="172" w:author="Gabriel Cortes" w:date="2024-03-27T17:50:00Z"/>
          <w:lang w:val="es-CL"/>
        </w:rPr>
        <w:pPrChange w:id="173" w:author="Gabriel Cortes" w:date="2024-03-27T17:53:00Z">
          <w:pPr>
            <w:pStyle w:val="Ttulo5"/>
          </w:pPr>
        </w:pPrChange>
      </w:pPr>
      <w:bookmarkStart w:id="174" w:name="legitimidad-de-la-individualidad."/>
      <w:r w:rsidRPr="00750E39">
        <w:rPr>
          <w:b/>
          <w:bCs/>
          <w:iCs w:val="0"/>
          <w:lang w:val="es-CL"/>
          <w:rPrChange w:id="175" w:author="Gabriel Cortes" w:date="2024-03-27T17:53:00Z">
            <w:rPr>
              <w:iCs w:val="0"/>
              <w:lang w:val="es-CL"/>
            </w:rPr>
          </w:rPrChange>
        </w:rPr>
        <w:lastRenderedPageBreak/>
        <w:t>Legitimidad de la individualidad</w:t>
      </w:r>
      <w:ins w:id="176" w:author="Gabriel Cortes" w:date="2024-03-27T17:53:00Z">
        <w:r w:rsidR="00750E39">
          <w:rPr>
            <w:lang w:val="es-CL"/>
          </w:rPr>
          <w:t>.</w:t>
        </w:r>
      </w:ins>
      <w:ins w:id="177" w:author="Gabriel Cortes" w:date="2024-03-27T17:50:00Z">
        <w:r w:rsidR="00750E39">
          <w:rPr>
            <w:lang w:val="es-CL"/>
          </w:rPr>
          <w:t xml:space="preserve"> </w:t>
        </w:r>
      </w:ins>
      <w:del w:id="178" w:author="Gabriel Cortes" w:date="2024-03-27T17:50:00Z">
        <w:r w:rsidRPr="00797BB9" w:rsidDel="00750E39">
          <w:rPr>
            <w:lang w:val="es-CL"/>
          </w:rPr>
          <w:delText>.</w:delText>
        </w:r>
      </w:del>
    </w:p>
    <w:p w14:paraId="066006F8" w14:textId="78E6559B" w:rsidR="00A7296A" w:rsidRPr="00797BB9" w:rsidRDefault="00750E39">
      <w:pPr>
        <w:pStyle w:val="Ttulo5"/>
        <w:jc w:val="both"/>
        <w:rPr>
          <w:lang w:val="es-CL"/>
        </w:rPr>
        <w:pPrChange w:id="179" w:author="Gabriel Cortes" w:date="2024-03-27T17:53:00Z">
          <w:pPr>
            <w:pStyle w:val="FirstParagraph"/>
          </w:pPr>
        </w:pPrChange>
      </w:pPr>
      <w:ins w:id="180" w:author="Gabriel Cortes" w:date="2024-03-27T17:53:00Z">
        <w:r>
          <w:rPr>
            <w:lang w:val="es-CL"/>
          </w:rPr>
          <w:t>S</w:t>
        </w:r>
      </w:ins>
      <w:del w:id="181" w:author="Gabriel Cortes" w:date="2024-03-27T17:50:00Z">
        <w:r w:rsidRPr="00797BB9" w:rsidDel="00750E39">
          <w:rPr>
            <w:lang w:val="es-CL"/>
          </w:rPr>
          <w:delText>S</w:delText>
        </w:r>
      </w:del>
      <w:r w:rsidRPr="00797BB9">
        <w:rPr>
          <w:lang w:val="es-CL"/>
        </w:rPr>
        <w:t>e midió a través de 3 subdimensiones: Legitimidad del individualismo utilitario, legitimidad del individualismo moral y legitimidad del individualismo expresivo, siguiendo las distinciones antes introducidas (</w:t>
      </w:r>
      <w:proofErr w:type="spellStart"/>
      <w:r>
        <w:fldChar w:fldCharType="begin"/>
      </w:r>
      <w:r w:rsidRPr="00797BB9">
        <w:rPr>
          <w:lang w:val="es-CL"/>
        </w:rPr>
        <w:instrText>HYPERLINK \l "ref-cortois2018" \h</w:instrText>
      </w:r>
      <w:r>
        <w:fldChar w:fldCharType="separate"/>
      </w:r>
      <w:r w:rsidRPr="00797BB9">
        <w:rPr>
          <w:rStyle w:val="Hipervnculo"/>
          <w:lang w:val="es-CL"/>
        </w:rPr>
        <w:t>Cortois</w:t>
      </w:r>
      <w:proofErr w:type="spellEnd"/>
      <w:r w:rsidRPr="00797BB9">
        <w:rPr>
          <w:rStyle w:val="Hipervnculo"/>
          <w:lang w:val="es-CL"/>
        </w:rPr>
        <w:t xml:space="preserve"> &amp; </w:t>
      </w:r>
      <w:proofErr w:type="spellStart"/>
      <w:r w:rsidRPr="00797BB9">
        <w:rPr>
          <w:rStyle w:val="Hipervnculo"/>
          <w:lang w:val="es-CL"/>
        </w:rPr>
        <w:t>Laermans</w:t>
      </w:r>
      <w:proofErr w:type="spellEnd"/>
      <w:r w:rsidRPr="00797BB9">
        <w:rPr>
          <w:rStyle w:val="Hipervnculo"/>
          <w:lang w:val="es-CL"/>
        </w:rPr>
        <w:t>, 2018</w:t>
      </w:r>
      <w:r>
        <w:rPr>
          <w:rStyle w:val="Hipervnculo"/>
        </w:rPr>
        <w:fldChar w:fldCharType="end"/>
      </w:r>
      <w:r w:rsidRPr="00797BB9">
        <w:rPr>
          <w:lang w:val="es-CL"/>
        </w:rPr>
        <w:t>).</w:t>
      </w:r>
    </w:p>
    <w:p w14:paraId="2CF7FE3C" w14:textId="77777777" w:rsidR="00A7296A" w:rsidRPr="00797BB9" w:rsidRDefault="00000000">
      <w:pPr>
        <w:pStyle w:val="Textoindependiente"/>
        <w:rPr>
          <w:lang w:val="es-CL"/>
        </w:rPr>
      </w:pPr>
      <w:r w:rsidRPr="00797BB9">
        <w:rPr>
          <w:lang w:val="es-CL"/>
        </w:rPr>
        <w:t xml:space="preserve">Para la </w:t>
      </w:r>
      <w:r w:rsidRPr="00797BB9">
        <w:rPr>
          <w:b/>
          <w:bCs/>
          <w:lang w:val="es-CL"/>
        </w:rPr>
        <w:t>legitimidad del individualismo utilitario</w:t>
      </w:r>
      <w:r w:rsidRPr="00797BB9">
        <w:rPr>
          <w:lang w:val="es-CL"/>
        </w:rPr>
        <w:t>, se seleccionaron indicadores que midan la legitimidad de acciones estratégicas destinadas a obtener beneficios personales, incluso si estas acciones van en contra de las normas sociales, tales como la evasión en el transporte público o la provisión de información falsa para recibir beneficios sociales. El énfasis aquí se centra en la legitimidad de poner los fines por sobre los medios. Además, se incluye un indicador que evalúa la valoración de la competencia, que es una de las formas principales en que el individualismo utilitario se ha institucionalizado en las sociedades modernas (</w:t>
      </w:r>
      <w:proofErr w:type="spellStart"/>
      <w:r>
        <w:fldChar w:fldCharType="begin"/>
      </w:r>
      <w:r w:rsidRPr="00797BB9">
        <w:rPr>
          <w:lang w:val="es-CL"/>
        </w:rPr>
        <w:instrText>HYPERLINK \l "ref-cortois2018" \h</w:instrText>
      </w:r>
      <w:r>
        <w:fldChar w:fldCharType="separate"/>
      </w:r>
      <w:r w:rsidRPr="00797BB9">
        <w:rPr>
          <w:rStyle w:val="Hipervnculo"/>
          <w:lang w:val="es-CL"/>
        </w:rPr>
        <w:t>Cortois</w:t>
      </w:r>
      <w:proofErr w:type="spellEnd"/>
      <w:r w:rsidRPr="00797BB9">
        <w:rPr>
          <w:rStyle w:val="Hipervnculo"/>
          <w:lang w:val="es-CL"/>
        </w:rPr>
        <w:t xml:space="preserve"> &amp; </w:t>
      </w:r>
      <w:proofErr w:type="spellStart"/>
      <w:r w:rsidRPr="00797BB9">
        <w:rPr>
          <w:rStyle w:val="Hipervnculo"/>
          <w:lang w:val="es-CL"/>
        </w:rPr>
        <w:t>Laermans</w:t>
      </w:r>
      <w:proofErr w:type="spellEnd"/>
      <w:r w:rsidRPr="00797BB9">
        <w:rPr>
          <w:rStyle w:val="Hipervnculo"/>
          <w:lang w:val="es-CL"/>
        </w:rPr>
        <w:t>, 2018</w:t>
      </w:r>
      <w:r>
        <w:rPr>
          <w:rStyle w:val="Hipervnculo"/>
        </w:rPr>
        <w:fldChar w:fldCharType="end"/>
      </w:r>
      <w:r w:rsidRPr="00797BB9">
        <w:rPr>
          <w:lang w:val="es-CL"/>
        </w:rPr>
        <w:t>).</w:t>
      </w:r>
    </w:p>
    <w:p w14:paraId="40E108BB" w14:textId="77777777" w:rsidR="00A7296A" w:rsidRPr="00797BB9" w:rsidRDefault="00000000">
      <w:pPr>
        <w:pStyle w:val="Textoindependiente"/>
        <w:rPr>
          <w:lang w:val="es-CL"/>
        </w:rPr>
      </w:pPr>
      <w:r w:rsidRPr="00797BB9">
        <w:rPr>
          <w:lang w:val="es-CL"/>
        </w:rPr>
        <w:t xml:space="preserve">Para la </w:t>
      </w:r>
      <w:r w:rsidRPr="00797BB9">
        <w:rPr>
          <w:b/>
          <w:bCs/>
          <w:lang w:val="es-CL"/>
        </w:rPr>
        <w:t>legitimidad del individualismo moral</w:t>
      </w:r>
      <w:r w:rsidRPr="00797BB9">
        <w:rPr>
          <w:lang w:val="es-CL"/>
        </w:rPr>
        <w:t>, se incluyeron indicadores relacionados con la importancia atribuida a la igualdad de ingresos, la igualdad de género y los derechos civiles en una democracia. Con estos, se pretende abordar la importancia que ha adquirido la igualdad de trato y los derechos humanos en la sociedad chilena (</w:t>
      </w:r>
      <w:r>
        <w:fldChar w:fldCharType="begin"/>
      </w:r>
      <w:r w:rsidRPr="000C4508">
        <w:rPr>
          <w:lang w:val="es-CL"/>
          <w:rPrChange w:id="182" w:author="Gabriel Cortes" w:date="2024-03-28T11:53:00Z">
            <w:rPr/>
          </w:rPrChange>
        </w:rPr>
        <w:instrText>HYPERLINK \l "ref-araujo2012" \h</w:instrText>
      </w:r>
      <w:r>
        <w:fldChar w:fldCharType="separate"/>
      </w:r>
      <w:r w:rsidRPr="00797BB9">
        <w:rPr>
          <w:rStyle w:val="Hipervnculo"/>
          <w:lang w:val="es-CL"/>
        </w:rPr>
        <w:t xml:space="preserve">Araujo &amp; </w:t>
      </w:r>
      <w:proofErr w:type="spellStart"/>
      <w:r w:rsidRPr="00797BB9">
        <w:rPr>
          <w:rStyle w:val="Hipervnculo"/>
          <w:lang w:val="es-CL"/>
        </w:rPr>
        <w:t>Martuccelli</w:t>
      </w:r>
      <w:proofErr w:type="spellEnd"/>
      <w:r w:rsidRPr="00797BB9">
        <w:rPr>
          <w:rStyle w:val="Hipervnculo"/>
          <w:lang w:val="es-CL"/>
        </w:rPr>
        <w:t>, 2012</w:t>
      </w:r>
      <w:r>
        <w:rPr>
          <w:rStyle w:val="Hipervnculo"/>
          <w:lang w:val="es-CL"/>
        </w:rPr>
        <w:fldChar w:fldCharType="end"/>
      </w:r>
      <w:r w:rsidRPr="00797BB9">
        <w:rPr>
          <w:lang w:val="es-CL"/>
        </w:rPr>
        <w:t xml:space="preserve">, </w:t>
      </w:r>
      <w:r>
        <w:fldChar w:fldCharType="begin"/>
      </w:r>
      <w:r w:rsidRPr="000C4508">
        <w:rPr>
          <w:lang w:val="es-CL"/>
          <w:rPrChange w:id="183" w:author="Gabriel Cortes" w:date="2024-03-28T11:53:00Z">
            <w:rPr/>
          </w:rPrChange>
        </w:rPr>
        <w:instrText>HYPERLINK \l "ref-araujo2020a" \h</w:instrText>
      </w:r>
      <w:r>
        <w:fldChar w:fldCharType="separate"/>
      </w:r>
      <w:r w:rsidRPr="00797BB9">
        <w:rPr>
          <w:rStyle w:val="Hipervnculo"/>
          <w:lang w:val="es-CL"/>
        </w:rPr>
        <w:t>2020b</w:t>
      </w:r>
      <w:r>
        <w:rPr>
          <w:rStyle w:val="Hipervnculo"/>
          <w:lang w:val="es-CL"/>
        </w:rPr>
        <w:fldChar w:fldCharType="end"/>
      </w:r>
      <w:r w:rsidRPr="00797BB9">
        <w:rPr>
          <w:lang w:val="es-CL"/>
        </w:rPr>
        <w:t>).</w:t>
      </w:r>
    </w:p>
    <w:p w14:paraId="1418CBF9" w14:textId="3711E7CC" w:rsidR="00A7296A" w:rsidRPr="00797BB9" w:rsidRDefault="00000000">
      <w:pPr>
        <w:pStyle w:val="Textoindependiente"/>
        <w:rPr>
          <w:lang w:val="es-CL"/>
        </w:rPr>
      </w:pPr>
      <w:r w:rsidRPr="00797BB9">
        <w:rPr>
          <w:lang w:val="es-CL"/>
        </w:rPr>
        <w:t xml:space="preserve">Para la </w:t>
      </w:r>
      <w:r w:rsidRPr="00797BB9">
        <w:rPr>
          <w:b/>
          <w:bCs/>
          <w:lang w:val="es-CL"/>
        </w:rPr>
        <w:t>legitimidad del individualismo expresivo</w:t>
      </w:r>
      <w:r w:rsidRPr="00797BB9">
        <w:rPr>
          <w:lang w:val="es-CL"/>
        </w:rPr>
        <w:t>, se incluyeron indicadores relacionados con la legitimidad de prácticas individualizadas en las esferas de la sexualidad y el amor. A pesar de que el individualismo expresivo se ha extendido a otras áreas de la sociedad (</w:t>
      </w:r>
      <w:proofErr w:type="spellStart"/>
      <w:r>
        <w:fldChar w:fldCharType="begin"/>
      </w:r>
      <w:r w:rsidRPr="00797BB9">
        <w:rPr>
          <w:lang w:val="es-CL"/>
        </w:rPr>
        <w:instrText>HYPERLINK \l "ref-gauthier2021" \h</w:instrText>
      </w:r>
      <w:r>
        <w:fldChar w:fldCharType="separate"/>
      </w:r>
      <w:r w:rsidRPr="00797BB9">
        <w:rPr>
          <w:rStyle w:val="Hipervnculo"/>
          <w:lang w:val="es-CL"/>
        </w:rPr>
        <w:t>Gauthier</w:t>
      </w:r>
      <w:proofErr w:type="spellEnd"/>
      <w:r w:rsidRPr="00797BB9">
        <w:rPr>
          <w:rStyle w:val="Hipervnculo"/>
          <w:lang w:val="es-CL"/>
        </w:rPr>
        <w:t>, 2021</w:t>
      </w:r>
      <w:r>
        <w:rPr>
          <w:rStyle w:val="Hipervnculo"/>
        </w:rPr>
        <w:fldChar w:fldCharType="end"/>
      </w:r>
      <w:r w:rsidRPr="00797BB9">
        <w:rPr>
          <w:lang w:val="es-CL"/>
        </w:rPr>
        <w:t>), se considera que las cristalizaciones más puras del individualismo expresivo se encuentran en las esferas de la sexualidad y el amor. Bajo la égida del individualismo expresivo, pues, el matrimonio y los roles sexuales dejan de estar vinculados a rígidos roles estructurales para pasar a ser el terreno de la autenticidad y la autoexpresión (</w:t>
      </w:r>
      <w:proofErr w:type="spellStart"/>
      <w:r>
        <w:fldChar w:fldCharType="begin"/>
      </w:r>
      <w:r w:rsidRPr="00797BB9">
        <w:rPr>
          <w:lang w:val="es-CL"/>
        </w:rPr>
        <w:instrText>HYPERLINK \l "ref-illouz2020" \h</w:instrText>
      </w:r>
      <w:r>
        <w:fldChar w:fldCharType="separate"/>
      </w:r>
      <w:r w:rsidRPr="00797BB9">
        <w:rPr>
          <w:rStyle w:val="Hipervnculo"/>
          <w:lang w:val="es-CL"/>
        </w:rPr>
        <w:t>Illouz</w:t>
      </w:r>
      <w:proofErr w:type="spellEnd"/>
      <w:r w:rsidRPr="00797BB9">
        <w:rPr>
          <w:rStyle w:val="Hipervnculo"/>
          <w:lang w:val="es-CL"/>
        </w:rPr>
        <w:t>, 2020</w:t>
      </w:r>
      <w:r>
        <w:rPr>
          <w:rStyle w:val="Hipervnculo"/>
        </w:rPr>
        <w:fldChar w:fldCharType="end"/>
      </w:r>
      <w:r w:rsidRPr="00797BB9">
        <w:rPr>
          <w:lang w:val="es-CL"/>
        </w:rPr>
        <w:t>). Por ello, los indicadores seleccionados abordan temas tales como la homosexualidad, el divorcio y la</w:t>
      </w:r>
      <w:ins w:id="184" w:author="Gabriel Cortes" w:date="2024-03-27T17:52:00Z">
        <w:r w:rsidR="00750E39">
          <w:rPr>
            <w:lang w:val="es-CL"/>
          </w:rPr>
          <w:t>s</w:t>
        </w:r>
      </w:ins>
      <w:r w:rsidRPr="00797BB9">
        <w:rPr>
          <w:lang w:val="es-CL"/>
        </w:rPr>
        <w:t xml:space="preserve"> relaciones sexuales premaritales.</w:t>
      </w:r>
    </w:p>
    <w:p w14:paraId="1655C15D" w14:textId="77777777" w:rsidR="00A7296A" w:rsidRPr="00797BB9" w:rsidRDefault="00000000">
      <w:pPr>
        <w:pStyle w:val="Textoindependiente"/>
        <w:rPr>
          <w:lang w:val="es-CL"/>
        </w:rPr>
      </w:pPr>
      <w:r w:rsidRPr="00797BB9">
        <w:rPr>
          <w:lang w:val="es-CL"/>
        </w:rPr>
        <w:t xml:space="preserve">Estos 9 ítems corresponden a escalas del 1 al 10. Dado que unas de las técnicas de análisis utilizadas (el análisis de clases latentes, como se presentará más adelante) requiere que los indicadores del modelo sean categóricos, y con el objetivo de simplificar el análisis, se ha optado por dicotomizar estas variables. De tal modo, los valores iguales o inferiores a 5 se consideraron como una baja justificación de las acciones mencionadas, mientras que los valores superiores a 5 se entendieron como una alta justificación </w:t>
      </w:r>
      <w:r>
        <w:rPr>
          <w:rStyle w:val="Refdenotaalpie"/>
        </w:rPr>
        <w:footnoteReference w:id="1"/>
      </w:r>
      <w:r w:rsidRPr="00797BB9">
        <w:rPr>
          <w:lang w:val="es-CL"/>
        </w:rPr>
        <w:t>.</w:t>
      </w:r>
    </w:p>
    <w:p w14:paraId="72E7BF36" w14:textId="20EF661D" w:rsidR="00A7296A" w:rsidRPr="00750E39" w:rsidDel="00750E39" w:rsidRDefault="00000000">
      <w:pPr>
        <w:pStyle w:val="Ttulo5"/>
        <w:jc w:val="both"/>
        <w:rPr>
          <w:del w:id="185" w:author="Gabriel Cortes" w:date="2024-03-27T17:52:00Z"/>
          <w:lang w:val="es-CL"/>
        </w:rPr>
        <w:pPrChange w:id="186" w:author="Gabriel Cortes" w:date="2024-03-27T17:53:00Z">
          <w:pPr>
            <w:pStyle w:val="Ttulo5"/>
          </w:pPr>
        </w:pPrChange>
      </w:pPr>
      <w:bookmarkStart w:id="187" w:name="concepciones-del-individuo."/>
      <w:bookmarkEnd w:id="174"/>
      <w:r w:rsidRPr="00750E39">
        <w:rPr>
          <w:b/>
          <w:bCs/>
          <w:iCs w:val="0"/>
          <w:lang w:val="es-CL"/>
          <w:rPrChange w:id="188" w:author="Gabriel Cortes" w:date="2024-03-27T17:53:00Z">
            <w:rPr>
              <w:iCs w:val="0"/>
              <w:lang w:val="es-CL"/>
            </w:rPr>
          </w:rPrChange>
        </w:rPr>
        <w:lastRenderedPageBreak/>
        <w:t>Concepciones del individuo</w:t>
      </w:r>
      <w:ins w:id="189" w:author="Gabriel Cortes" w:date="2024-03-27T17:53:00Z">
        <w:r w:rsidR="00750E39">
          <w:rPr>
            <w:b/>
            <w:bCs/>
            <w:lang w:val="es-CL"/>
          </w:rPr>
          <w:t>.</w:t>
        </w:r>
      </w:ins>
      <w:ins w:id="190" w:author="Gabriel Cortes" w:date="2024-03-27T17:52:00Z">
        <w:r w:rsidR="00750E39" w:rsidRPr="00750E39">
          <w:rPr>
            <w:b/>
            <w:bCs/>
            <w:iCs w:val="0"/>
            <w:lang w:val="es-CL"/>
            <w:rPrChange w:id="191" w:author="Gabriel Cortes" w:date="2024-03-27T17:53:00Z">
              <w:rPr>
                <w:iCs w:val="0"/>
                <w:lang w:val="es-CL"/>
              </w:rPr>
            </w:rPrChange>
          </w:rPr>
          <w:t xml:space="preserve"> </w:t>
        </w:r>
      </w:ins>
      <w:del w:id="192" w:author="Gabriel Cortes" w:date="2024-03-27T17:52:00Z">
        <w:r w:rsidRPr="00750E39" w:rsidDel="00750E39">
          <w:rPr>
            <w:lang w:val="es-CL"/>
          </w:rPr>
          <w:delText>.</w:delText>
        </w:r>
      </w:del>
    </w:p>
    <w:p w14:paraId="3F9F5DD3" w14:textId="66229C09" w:rsidR="00A7296A" w:rsidRPr="00750E39" w:rsidRDefault="00750E39">
      <w:pPr>
        <w:pStyle w:val="Ttulo5"/>
        <w:jc w:val="both"/>
        <w:rPr>
          <w:lang w:val="es-CL"/>
        </w:rPr>
        <w:pPrChange w:id="193" w:author="Gabriel Cortes" w:date="2024-03-27T17:53:00Z">
          <w:pPr>
            <w:pStyle w:val="FirstParagraph"/>
          </w:pPr>
        </w:pPrChange>
      </w:pPr>
      <w:ins w:id="194" w:author="Gabriel Cortes" w:date="2024-03-27T17:53:00Z">
        <w:r w:rsidRPr="00750E39">
          <w:rPr>
            <w:lang w:val="es-CL"/>
            <w:rPrChange w:id="195" w:author="Gabriel Cortes" w:date="2024-03-27T17:54:00Z">
              <w:rPr>
                <w:b/>
                <w:bCs/>
                <w:iCs/>
                <w:lang w:val="es-CL"/>
              </w:rPr>
            </w:rPrChange>
          </w:rPr>
          <w:t>S</w:t>
        </w:r>
      </w:ins>
      <w:del w:id="196" w:author="Gabriel Cortes" w:date="2024-03-27T17:52:00Z">
        <w:r w:rsidRPr="00750E39" w:rsidDel="00750E39">
          <w:rPr>
            <w:lang w:val="es-CL"/>
          </w:rPr>
          <w:delText>S</w:delText>
        </w:r>
      </w:del>
      <w:r w:rsidRPr="00750E39">
        <w:rPr>
          <w:lang w:val="es-CL"/>
        </w:rPr>
        <w:t>e constru</w:t>
      </w:r>
      <w:ins w:id="197" w:author="Gabriel Cortes" w:date="2024-03-27T17:52:00Z">
        <w:r w:rsidRPr="00750E39">
          <w:rPr>
            <w:lang w:val="es-CL"/>
          </w:rPr>
          <w:t>yó</w:t>
        </w:r>
      </w:ins>
      <w:del w:id="198" w:author="Gabriel Cortes" w:date="2024-03-27T17:52:00Z">
        <w:r w:rsidRPr="00750E39" w:rsidDel="00750E39">
          <w:rPr>
            <w:lang w:val="es-CL"/>
          </w:rPr>
          <w:delText>yo</w:delText>
        </w:r>
      </w:del>
      <w:r w:rsidRPr="00750E39">
        <w:rPr>
          <w:lang w:val="es-CL"/>
        </w:rPr>
        <w:t xml:space="preserve"> a partir de las 3 subdimensiones definidas por </w:t>
      </w:r>
      <w:proofErr w:type="spellStart"/>
      <w:r w:rsidRPr="00750E39">
        <w:rPr>
          <w:lang w:val="es-CL"/>
        </w:rPr>
        <w:t>Brewer</w:t>
      </w:r>
      <w:proofErr w:type="spellEnd"/>
      <w:r w:rsidRPr="00750E39">
        <w:rPr>
          <w:lang w:val="es-CL"/>
        </w:rPr>
        <w:t xml:space="preserve"> y Chen (</w:t>
      </w:r>
      <w:r w:rsidRPr="00750E39">
        <w:fldChar w:fldCharType="begin"/>
      </w:r>
      <w:r w:rsidRPr="00750E39">
        <w:rPr>
          <w:lang w:val="es-CL"/>
        </w:rPr>
        <w:instrText>HYPERLINK \l "ref-brewer2007" \h</w:instrText>
      </w:r>
      <w:r w:rsidRPr="00750E39">
        <w:fldChar w:fldCharType="separate"/>
      </w:r>
      <w:r w:rsidRPr="00750E39">
        <w:rPr>
          <w:rStyle w:val="Hipervnculo"/>
          <w:lang w:val="es-CL"/>
        </w:rPr>
        <w:t>2007</w:t>
      </w:r>
      <w:r w:rsidRPr="00750E39">
        <w:rPr>
          <w:rStyle w:val="Hipervnculo"/>
        </w:rPr>
        <w:fldChar w:fldCharType="end"/>
      </w:r>
      <w:r w:rsidRPr="00750E39">
        <w:rPr>
          <w:lang w:val="es-CL"/>
        </w:rPr>
        <w:t>): concepción independiente, concepción relacional, y concepción colectiva.</w:t>
      </w:r>
    </w:p>
    <w:p w14:paraId="5FDF2E02" w14:textId="77777777" w:rsidR="00A7296A" w:rsidRPr="00797BB9" w:rsidRDefault="00000000">
      <w:pPr>
        <w:pStyle w:val="Textoindependiente"/>
        <w:rPr>
          <w:lang w:val="es-CL"/>
        </w:rPr>
      </w:pPr>
      <w:r w:rsidRPr="00797BB9">
        <w:rPr>
          <w:lang w:val="es-CL"/>
        </w:rPr>
        <w:t xml:space="preserve">La </w:t>
      </w:r>
      <w:r w:rsidRPr="00797BB9">
        <w:rPr>
          <w:b/>
          <w:bCs/>
          <w:lang w:val="es-CL"/>
        </w:rPr>
        <w:t>concepción independiente</w:t>
      </w:r>
      <w:r w:rsidRPr="00797BB9">
        <w:rPr>
          <w:lang w:val="es-CL"/>
        </w:rPr>
        <w:t xml:space="preserve"> se midió a través de un indicador sobre el grado de control percibido sobre la propia vida, en una escala del 1 al 10, donde 1 representa “ningún control” y 10 “una gran cantidad de control”. El ítem ha sido recodificado de modo que los valores iguales o inferiores a 5 representen un bajo control sobre la propia vida, mientras que los valores superiores a 5 se entienden como un alto control.</w:t>
      </w:r>
    </w:p>
    <w:p w14:paraId="0FF4F213" w14:textId="77777777" w:rsidR="00A7296A" w:rsidRPr="00797BB9" w:rsidRDefault="00000000">
      <w:pPr>
        <w:pStyle w:val="Textoindependiente"/>
        <w:rPr>
          <w:lang w:val="es-CL"/>
        </w:rPr>
      </w:pPr>
      <w:r w:rsidRPr="00797BB9">
        <w:rPr>
          <w:lang w:val="es-CL"/>
        </w:rPr>
        <w:t xml:space="preserve">La </w:t>
      </w:r>
      <w:r w:rsidRPr="00797BB9">
        <w:rPr>
          <w:b/>
          <w:bCs/>
          <w:lang w:val="es-CL"/>
        </w:rPr>
        <w:t>concepción relacional</w:t>
      </w:r>
      <w:r w:rsidRPr="00797BB9">
        <w:rPr>
          <w:lang w:val="es-CL"/>
        </w:rPr>
        <w:t xml:space="preserve"> se midió a través del grado de acuerdo con la afirmación “una de mis metas en la vida ha sido que mis padres estén orgullosos de mí”. Cabe destacar que la familia es solo una de las múltiples relaciones cercanas a partir de las que los individuos pueden definir su identidad. Sin embargo, debido a las limitaciones de la base de datos y considerando que la familia posiblemente representa la principal instancia de sociabilidad en la sociedad chilena (</w:t>
      </w:r>
      <w:r>
        <w:fldChar w:fldCharType="begin"/>
      </w:r>
      <w:r w:rsidRPr="000C4508">
        <w:rPr>
          <w:lang w:val="es-CL"/>
          <w:rPrChange w:id="199" w:author="Gabriel Cortes" w:date="2024-03-28T11:53:00Z">
            <w:rPr/>
          </w:rPrChange>
        </w:rPr>
        <w:instrText>HYPERLINK \l "ref-araujo2012" \h</w:instrText>
      </w:r>
      <w:r>
        <w:fldChar w:fldCharType="separate"/>
      </w:r>
      <w:r w:rsidRPr="00797BB9">
        <w:rPr>
          <w:rStyle w:val="Hipervnculo"/>
          <w:lang w:val="es-CL"/>
        </w:rPr>
        <w:t xml:space="preserve">Araujo &amp; </w:t>
      </w:r>
      <w:proofErr w:type="spellStart"/>
      <w:r w:rsidRPr="00797BB9">
        <w:rPr>
          <w:rStyle w:val="Hipervnculo"/>
          <w:lang w:val="es-CL"/>
        </w:rPr>
        <w:t>Martuccelli</w:t>
      </w:r>
      <w:proofErr w:type="spellEnd"/>
      <w:r w:rsidRPr="00797BB9">
        <w:rPr>
          <w:rStyle w:val="Hipervnculo"/>
          <w:lang w:val="es-CL"/>
        </w:rPr>
        <w:t>, 2012</w:t>
      </w:r>
      <w:r>
        <w:rPr>
          <w:rStyle w:val="Hipervnculo"/>
          <w:lang w:val="es-CL"/>
        </w:rPr>
        <w:fldChar w:fldCharType="end"/>
      </w:r>
      <w:r w:rsidRPr="00797BB9">
        <w:rPr>
          <w:lang w:val="es-CL"/>
        </w:rPr>
        <w:t>), se argumenta que este indicador proporciona una buena aproximación para medir la interdependencia relacional. Se trata de una escala Likert de 4 categorías, por lo que se optó por mantener la codificación original y reducir la pérdida de varianza.</w:t>
      </w:r>
    </w:p>
    <w:p w14:paraId="42F7733B" w14:textId="5BF5D945" w:rsidR="00A7296A" w:rsidRPr="00797BB9" w:rsidRDefault="00000000">
      <w:pPr>
        <w:pStyle w:val="Textoindependiente"/>
        <w:rPr>
          <w:lang w:val="es-CL"/>
        </w:rPr>
      </w:pPr>
      <w:r w:rsidRPr="00797BB9">
        <w:rPr>
          <w:lang w:val="es-CL"/>
        </w:rPr>
        <w:t xml:space="preserve">La </w:t>
      </w:r>
      <w:r w:rsidRPr="00797BB9">
        <w:rPr>
          <w:b/>
          <w:bCs/>
          <w:lang w:val="es-CL"/>
        </w:rPr>
        <w:t>concepción colectiva</w:t>
      </w:r>
      <w:r w:rsidRPr="00797BB9">
        <w:rPr>
          <w:lang w:val="es-CL"/>
        </w:rPr>
        <w:t xml:space="preserve"> se midió a través del grado de cercanía que se siente con el país. Es importante destacar que la identidad nacional es solo una de las múltiples identidades colectivas que podrían incluirse en esta subdimensión. Entre éstas, podrían considerarse las identidades étnicas, religiosas, de clase o territoriales, entre otras. Sin embargo, </w:t>
      </w:r>
      <w:del w:id="200" w:author="Gabriel Cortes" w:date="2024-03-27T17:55:00Z">
        <w:r w:rsidRPr="00797BB9" w:rsidDel="00C82D58">
          <w:rPr>
            <w:lang w:val="es-CL"/>
          </w:rPr>
          <w:delText xml:space="preserve">es </w:delText>
        </w:r>
      </w:del>
      <w:r w:rsidRPr="00797BB9">
        <w:rPr>
          <w:lang w:val="es-CL"/>
        </w:rPr>
        <w:t>la Encuesta Mundial de Valores proporciona datos únicamente sobre identidades nacionales, regionales y locales. Ahora bien, es importante mencionar que, en el contexto chileno, la identidad regional y la identidad nacional están estrechamente relacionadas (</w:t>
      </w:r>
      <w:r>
        <w:fldChar w:fldCharType="begin"/>
      </w:r>
      <w:r w:rsidRPr="000C4508">
        <w:rPr>
          <w:lang w:val="es-CL"/>
          <w:rPrChange w:id="201" w:author="Gabriel Cortes" w:date="2024-03-28T11:53:00Z">
            <w:rPr/>
          </w:rPrChange>
        </w:rPr>
        <w:instrText>HYPERLINK \l "ref-zuniga2010" \h</w:instrText>
      </w:r>
      <w:r>
        <w:fldChar w:fldCharType="separate"/>
      </w:r>
      <w:r w:rsidRPr="00797BB9">
        <w:rPr>
          <w:rStyle w:val="Hipervnculo"/>
          <w:lang w:val="es-CL"/>
        </w:rPr>
        <w:t>Zúñiga &amp; Asún, 2010</w:t>
      </w:r>
      <w:r>
        <w:rPr>
          <w:rStyle w:val="Hipervnculo"/>
          <w:lang w:val="es-CL"/>
        </w:rPr>
        <w:fldChar w:fldCharType="end"/>
      </w:r>
      <w:r w:rsidRPr="00797BB9">
        <w:rPr>
          <w:lang w:val="es-CL"/>
        </w:rPr>
        <w:t>), por lo que integrar ambas en el modelo podría resultar redundante. Al igual que el ítem anterior, se trata de una escala Likert de 4 categorías, por lo que</w:t>
      </w:r>
      <w:ins w:id="202" w:author="Gabriel Cortes" w:date="2024-03-27T17:55:00Z">
        <w:r w:rsidR="00C82D58">
          <w:rPr>
            <w:lang w:val="es-CL"/>
          </w:rPr>
          <w:t xml:space="preserve"> se</w:t>
        </w:r>
      </w:ins>
      <w:r w:rsidRPr="00797BB9">
        <w:rPr>
          <w:lang w:val="es-CL"/>
        </w:rPr>
        <w:t xml:space="preserve"> mantuvo la codificación original.</w:t>
      </w:r>
    </w:p>
    <w:p w14:paraId="2A0C7E58" w14:textId="0E3E6DBE" w:rsidR="00A7296A" w:rsidRPr="00797BB9" w:rsidDel="00C82D58" w:rsidRDefault="00000000">
      <w:pPr>
        <w:pStyle w:val="Ttulo5"/>
        <w:rPr>
          <w:del w:id="203" w:author="Gabriel Cortes" w:date="2024-03-27T17:55:00Z"/>
          <w:lang w:val="es-CL"/>
        </w:rPr>
      </w:pPr>
      <w:bookmarkStart w:id="204" w:name="valores-e-imperativos."/>
      <w:bookmarkEnd w:id="187"/>
      <w:r w:rsidRPr="00C82D58">
        <w:rPr>
          <w:b/>
          <w:bCs/>
          <w:iCs w:val="0"/>
          <w:lang w:val="es-CL"/>
          <w:rPrChange w:id="205" w:author="Gabriel Cortes" w:date="2024-03-27T17:55:00Z">
            <w:rPr>
              <w:iCs w:val="0"/>
              <w:lang w:val="es-CL"/>
            </w:rPr>
          </w:rPrChange>
        </w:rPr>
        <w:t>Valores e Imperativos</w:t>
      </w:r>
      <w:r w:rsidRPr="00797BB9">
        <w:rPr>
          <w:lang w:val="es-CL"/>
        </w:rPr>
        <w:t>.</w:t>
      </w:r>
      <w:ins w:id="206" w:author="Gabriel Cortes" w:date="2024-03-27T17:55:00Z">
        <w:r w:rsidR="00C82D58">
          <w:rPr>
            <w:lang w:val="es-CL"/>
          </w:rPr>
          <w:t xml:space="preserve"> </w:t>
        </w:r>
      </w:ins>
    </w:p>
    <w:p w14:paraId="3C57BCA0" w14:textId="77777777" w:rsidR="00A7296A" w:rsidRPr="00797BB9" w:rsidRDefault="00000000">
      <w:pPr>
        <w:pStyle w:val="Ttulo5"/>
        <w:jc w:val="both"/>
        <w:rPr>
          <w:lang w:val="es-CL"/>
        </w:rPr>
        <w:pPrChange w:id="207" w:author="Gabriel Cortes" w:date="2024-03-27T17:56:00Z">
          <w:pPr>
            <w:pStyle w:val="FirstParagraph"/>
          </w:pPr>
        </w:pPrChange>
      </w:pPr>
      <w:r w:rsidRPr="00797BB9">
        <w:rPr>
          <w:lang w:val="es-CL"/>
        </w:rPr>
        <w:t xml:space="preserve">Posiblemente, esta sea la dimensión de mayor complejidad teórica y que requiere un cuidado especial en su operacionalización. Afortunadamente, la Encuesta Mundial de Valores ofrece una solución simple pero adecuada. El indicador seleccionado consiste en la pregunta: </w:t>
      </w:r>
      <w:r w:rsidRPr="00797BB9">
        <w:rPr>
          <w:i/>
          <w:lang w:val="es-CL"/>
        </w:rPr>
        <w:t>La mayoría de las personas consideran que tanto la libertad como la seguridad son importantes, pero si tuviera que elegir una, ¿cuál consideras que es más importante?</w:t>
      </w:r>
      <w:r w:rsidRPr="00797BB9">
        <w:rPr>
          <w:lang w:val="es-CL"/>
        </w:rPr>
        <w:t xml:space="preserve"> Este indicador proporciona una forma sencilla de determinar si la autonomía es el valor principal para los individuos o si se ve desplazada por el deseo de seguridad.</w:t>
      </w:r>
    </w:p>
    <w:p w14:paraId="0CEC2AFB" w14:textId="77777777" w:rsidR="00A7296A" w:rsidRDefault="00000000">
      <w:pPr>
        <w:pStyle w:val="Textoindependiente"/>
        <w:rPr>
          <w:ins w:id="208" w:author="Gabriel Cortes" w:date="2024-03-27T17:57:00Z"/>
          <w:lang w:val="es-CL"/>
        </w:rPr>
      </w:pPr>
      <w:r w:rsidRPr="00797BB9">
        <w:rPr>
          <w:lang w:val="es-CL"/>
        </w:rPr>
        <w:t>Los indicadores seleccionados, junto a su operacionalización y su recodificación, se resumen en la Tabla 3.1</w:t>
      </w:r>
    </w:p>
    <w:p w14:paraId="169AE243" w14:textId="77777777" w:rsidR="00C82D58" w:rsidRPr="00797BB9" w:rsidRDefault="00C82D58">
      <w:pPr>
        <w:pStyle w:val="Textoindependiente"/>
        <w:rPr>
          <w:lang w:val="es-CL"/>
        </w:rPr>
      </w:pPr>
    </w:p>
    <w:p w14:paraId="5B39A564" w14:textId="77777777" w:rsidR="00A7296A" w:rsidRDefault="00000000">
      <w:pPr>
        <w:pStyle w:val="TableCaption"/>
      </w:pPr>
      <w:bookmarkStart w:id="209" w:name="tab:unnamed-chunk-3"/>
      <w:bookmarkEnd w:id="209"/>
      <w:proofErr w:type="spellStart"/>
      <w:r>
        <w:lastRenderedPageBreak/>
        <w:t>Tabla</w:t>
      </w:r>
      <w:proofErr w:type="spellEnd"/>
      <w:r>
        <w:t xml:space="preserve"> 3.1: </w:t>
      </w:r>
      <w:proofErr w:type="spellStart"/>
      <w:r>
        <w:t>Resumen</w:t>
      </w:r>
      <w:proofErr w:type="spellEnd"/>
      <w:r>
        <w:t xml:space="preserve"> </w:t>
      </w:r>
      <w:proofErr w:type="spellStart"/>
      <w:r>
        <w:t>indicadores</w:t>
      </w:r>
      <w:proofErr w:type="spellEnd"/>
    </w:p>
    <w:tbl>
      <w:tblPr>
        <w:tblW w:w="0" w:type="pct"/>
        <w:jc w:val="center"/>
        <w:tblLook w:val="0420" w:firstRow="1" w:lastRow="0" w:firstColumn="0" w:lastColumn="0" w:noHBand="0" w:noVBand="1"/>
      </w:tblPr>
      <w:tblGrid>
        <w:gridCol w:w="2312"/>
        <w:gridCol w:w="4560"/>
        <w:gridCol w:w="1966"/>
      </w:tblGrid>
      <w:tr w:rsidR="00A7296A" w14:paraId="3F095BEB"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8ACEBC"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Dimensión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29E13B"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Indicadores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B27398"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Recodificación</w:t>
            </w:r>
          </w:p>
        </w:tc>
      </w:tr>
      <w:tr w:rsidR="00A7296A" w14:paraId="6BAC515D" w14:textId="77777777">
        <w:trPr>
          <w:jc w:val="center"/>
        </w:trPr>
        <w:tc>
          <w:tcPr>
            <w:tcW w:w="0" w:type="auto"/>
            <w:gridSpan w:val="3"/>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82E12"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Legitimidad de la Individualidad</w:t>
            </w:r>
          </w:p>
        </w:tc>
      </w:tr>
      <w:tr w:rsidR="00A7296A" w14:paraId="18F3C8B1" w14:textId="77777777">
        <w:trPr>
          <w:jc w:val="center"/>
        </w:trPr>
        <w:tc>
          <w:tcPr>
            <w:tcW w:w="0" w:type="auto"/>
            <w:vMerge w:val="restart"/>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CBA3B0B"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Legitimidad individualismo utilitario</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8022B" w14:textId="77777777" w:rsidR="00A7296A" w:rsidRPr="00797BB9" w:rsidRDefault="00000000">
            <w:pPr>
              <w:pBdr>
                <w:top w:val="none" w:sz="0" w:space="0" w:color="000000"/>
                <w:left w:val="none" w:sz="0" w:space="0" w:color="000000"/>
                <w:bottom w:val="none" w:sz="0" w:space="0" w:color="000000"/>
                <w:right w:val="none" w:sz="0" w:space="0" w:color="000000"/>
              </w:pBdr>
              <w:spacing w:before="100" w:after="100"/>
              <w:ind w:left="100" w:right="100"/>
              <w:rPr>
                <w:lang w:val="es-CL"/>
              </w:rPr>
            </w:pPr>
            <w:r w:rsidRPr="00797BB9">
              <w:rPr>
                <w:rFonts w:ascii="Helvetica" w:eastAsia="Helvetica" w:hAnsi="Helvetica" w:cs="Helvetica"/>
                <w:color w:val="000000"/>
                <w:sz w:val="22"/>
                <w:szCs w:val="22"/>
                <w:lang w:val="es-CL"/>
              </w:rPr>
              <w:t>La competencia es buena o perjudicial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7F80C"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1. Alta acuerdo</w:t>
            </w:r>
          </w:p>
        </w:tc>
      </w:tr>
      <w:tr w:rsidR="00A7296A" w14:paraId="58AEE2FE" w14:textId="77777777">
        <w:trPr>
          <w:jc w:val="center"/>
        </w:trPr>
        <w:tc>
          <w:tcPr>
            <w:tcW w:w="0" w:type="auto"/>
            <w:vMerge/>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6EA18"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F729D"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4CA6FC"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2. Baja acuerdo</w:t>
            </w:r>
          </w:p>
        </w:tc>
      </w:tr>
      <w:tr w:rsidR="00A7296A" w14:paraId="67591631" w14:textId="77777777">
        <w:trPr>
          <w:jc w:val="center"/>
        </w:trPr>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47151F"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220D9" w14:textId="77777777" w:rsidR="00A7296A" w:rsidRPr="00797BB9" w:rsidRDefault="00000000">
            <w:pPr>
              <w:pBdr>
                <w:top w:val="none" w:sz="0" w:space="0" w:color="000000"/>
                <w:left w:val="none" w:sz="0" w:space="0" w:color="000000"/>
                <w:bottom w:val="none" w:sz="0" w:space="0" w:color="000000"/>
                <w:right w:val="none" w:sz="0" w:space="0" w:color="000000"/>
              </w:pBdr>
              <w:spacing w:before="100" w:after="100"/>
              <w:ind w:left="100" w:right="100"/>
              <w:rPr>
                <w:lang w:val="es-CL"/>
              </w:rPr>
            </w:pPr>
            <w:r w:rsidRPr="00797BB9">
              <w:rPr>
                <w:rFonts w:ascii="Helvetica" w:eastAsia="Helvetica" w:hAnsi="Helvetica" w:cs="Helvetica"/>
                <w:color w:val="000000"/>
                <w:sz w:val="22"/>
                <w:szCs w:val="22"/>
                <w:lang w:val="es-CL"/>
              </w:rPr>
              <w:t>Evitar el pago de pasaje en el transporte público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315D2"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 xml:space="preserve">1. Alta </w:t>
            </w:r>
            <w:proofErr w:type="spellStart"/>
            <w:r>
              <w:rPr>
                <w:rFonts w:ascii="Helvetica" w:eastAsia="Helvetica" w:hAnsi="Helvetica" w:cs="Helvetica"/>
                <w:color w:val="000000"/>
                <w:sz w:val="22"/>
                <w:szCs w:val="22"/>
              </w:rPr>
              <w:t>justificación</w:t>
            </w:r>
            <w:proofErr w:type="spellEnd"/>
          </w:p>
        </w:tc>
      </w:tr>
      <w:tr w:rsidR="00A7296A" w14:paraId="77BB1C87" w14:textId="77777777">
        <w:trPr>
          <w:jc w:val="center"/>
        </w:trPr>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54E35"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6437C"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7CC08"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2. Baja justificación</w:t>
            </w:r>
          </w:p>
        </w:tc>
      </w:tr>
      <w:tr w:rsidR="00A7296A" w14:paraId="42C2B460" w14:textId="77777777">
        <w:trPr>
          <w:jc w:val="center"/>
        </w:trPr>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26E23"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vMerge w:val="restart"/>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F8821BC" w14:textId="77777777" w:rsidR="00A7296A" w:rsidRPr="00797BB9" w:rsidRDefault="00000000">
            <w:pPr>
              <w:pBdr>
                <w:top w:val="none" w:sz="0" w:space="0" w:color="000000"/>
                <w:left w:val="none" w:sz="0" w:space="0" w:color="000000"/>
                <w:bottom w:val="none" w:sz="0" w:space="0" w:color="000000"/>
                <w:right w:val="none" w:sz="0" w:space="0" w:color="000000"/>
              </w:pBdr>
              <w:spacing w:before="100" w:after="100"/>
              <w:ind w:left="100" w:right="100"/>
              <w:rPr>
                <w:lang w:val="es-CL"/>
              </w:rPr>
            </w:pPr>
            <w:r w:rsidRPr="00797BB9">
              <w:rPr>
                <w:rFonts w:ascii="Helvetica" w:eastAsia="Helvetica" w:hAnsi="Helvetica" w:cs="Helvetica"/>
                <w:color w:val="000000"/>
                <w:sz w:val="22"/>
                <w:szCs w:val="22"/>
                <w:lang w:val="es-CL"/>
              </w:rPr>
              <w:t>Exigir beneficios del gobierno a los que no se tiene derecho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830E26"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 xml:space="preserve">1. Alta </w:t>
            </w:r>
            <w:proofErr w:type="spellStart"/>
            <w:r>
              <w:rPr>
                <w:rFonts w:ascii="Helvetica" w:eastAsia="Helvetica" w:hAnsi="Helvetica" w:cs="Helvetica"/>
                <w:color w:val="000000"/>
                <w:sz w:val="22"/>
                <w:szCs w:val="22"/>
              </w:rPr>
              <w:t>justificación</w:t>
            </w:r>
            <w:proofErr w:type="spellEnd"/>
          </w:p>
        </w:tc>
      </w:tr>
      <w:tr w:rsidR="00A7296A" w14:paraId="6875FBA7" w14:textId="77777777">
        <w:trPr>
          <w:jc w:val="center"/>
        </w:trPr>
        <w:tc>
          <w:tcPr>
            <w:tcW w:w="0" w:type="auto"/>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28EA848"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vMerge/>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5DAB116"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1C89E83"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2. Baja justificación</w:t>
            </w:r>
          </w:p>
        </w:tc>
      </w:tr>
      <w:tr w:rsidR="00A7296A" w14:paraId="1AEB0EA7" w14:textId="77777777">
        <w:trPr>
          <w:jc w:val="center"/>
        </w:trPr>
        <w:tc>
          <w:tcPr>
            <w:tcW w:w="0" w:type="auto"/>
            <w:vMerge w:val="restart"/>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1441D5F"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Legitimidad individualismo moral</w:t>
            </w:r>
          </w:p>
        </w:tc>
        <w:tc>
          <w:tcPr>
            <w:tcW w:w="0" w:type="auto"/>
            <w:vMerge w:val="restar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787F8" w14:textId="77777777" w:rsidR="00A7296A" w:rsidRPr="00797BB9" w:rsidRDefault="00000000">
            <w:pPr>
              <w:pBdr>
                <w:top w:val="none" w:sz="0" w:space="0" w:color="000000"/>
                <w:left w:val="none" w:sz="0" w:space="0" w:color="000000"/>
                <w:bottom w:val="none" w:sz="0" w:space="0" w:color="000000"/>
                <w:right w:val="none" w:sz="0" w:space="0" w:color="000000"/>
              </w:pBdr>
              <w:spacing w:before="100" w:after="100"/>
              <w:ind w:left="100" w:right="100"/>
              <w:rPr>
                <w:lang w:val="es-CL"/>
              </w:rPr>
            </w:pPr>
            <w:r w:rsidRPr="00797BB9">
              <w:rPr>
                <w:rFonts w:ascii="Helvetica" w:eastAsia="Helvetica" w:hAnsi="Helvetica" w:cs="Helvetica"/>
                <w:color w:val="000000"/>
                <w:sz w:val="22"/>
                <w:szCs w:val="22"/>
                <w:lang w:val="es-CL"/>
              </w:rPr>
              <w:t>El Estado hace que los ingresos de las personas sean iguales</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839B7"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1. Alta importancia</w:t>
            </w:r>
          </w:p>
        </w:tc>
      </w:tr>
      <w:tr w:rsidR="00A7296A" w14:paraId="19EED80D" w14:textId="77777777">
        <w:trPr>
          <w:jc w:val="center"/>
        </w:trPr>
        <w:tc>
          <w:tcPr>
            <w:tcW w:w="0" w:type="auto"/>
            <w:vMerge/>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DE92B"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0701EB"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E17268"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2. Baja importancia</w:t>
            </w:r>
          </w:p>
        </w:tc>
      </w:tr>
      <w:tr w:rsidR="00A7296A" w14:paraId="461147D5" w14:textId="77777777">
        <w:trPr>
          <w:jc w:val="center"/>
        </w:trPr>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31D25"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21E02" w14:textId="77777777" w:rsidR="00A7296A" w:rsidRPr="00797BB9" w:rsidRDefault="00000000">
            <w:pPr>
              <w:pBdr>
                <w:top w:val="none" w:sz="0" w:space="0" w:color="000000"/>
                <w:left w:val="none" w:sz="0" w:space="0" w:color="000000"/>
                <w:bottom w:val="none" w:sz="0" w:space="0" w:color="000000"/>
                <w:right w:val="none" w:sz="0" w:space="0" w:color="000000"/>
              </w:pBdr>
              <w:spacing w:before="100" w:after="100"/>
              <w:ind w:left="100" w:right="100"/>
              <w:rPr>
                <w:lang w:val="es-CL"/>
              </w:rPr>
            </w:pPr>
            <w:r w:rsidRPr="00797BB9">
              <w:rPr>
                <w:rFonts w:ascii="Helvetica" w:eastAsia="Helvetica" w:hAnsi="Helvetica" w:cs="Helvetica"/>
                <w:color w:val="000000"/>
                <w:sz w:val="22"/>
                <w:szCs w:val="22"/>
                <w:lang w:val="es-CL"/>
              </w:rPr>
              <w:t>Las mujeres tienen los mismos derechos que los hombre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A61F72"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1. Alta importancia</w:t>
            </w:r>
          </w:p>
        </w:tc>
      </w:tr>
      <w:tr w:rsidR="00A7296A" w14:paraId="3875173D" w14:textId="77777777">
        <w:trPr>
          <w:jc w:val="center"/>
        </w:trPr>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D941E"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7FF4A"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9A328"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2. Baja importancia</w:t>
            </w:r>
          </w:p>
        </w:tc>
      </w:tr>
      <w:tr w:rsidR="00A7296A" w14:paraId="0C6D6A01" w14:textId="77777777">
        <w:trPr>
          <w:jc w:val="center"/>
        </w:trPr>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9539A"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vMerge w:val="restart"/>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3D92FFC" w14:textId="77777777" w:rsidR="00A7296A" w:rsidRPr="00797BB9" w:rsidRDefault="00000000">
            <w:pPr>
              <w:pBdr>
                <w:top w:val="none" w:sz="0" w:space="0" w:color="000000"/>
                <w:left w:val="none" w:sz="0" w:space="0" w:color="000000"/>
                <w:bottom w:val="none" w:sz="0" w:space="0" w:color="000000"/>
                <w:right w:val="none" w:sz="0" w:space="0" w:color="000000"/>
              </w:pBdr>
              <w:spacing w:before="100" w:after="100"/>
              <w:ind w:left="100" w:right="100"/>
              <w:rPr>
                <w:lang w:val="es-CL"/>
              </w:rPr>
            </w:pPr>
            <w:r w:rsidRPr="00797BB9">
              <w:rPr>
                <w:rFonts w:ascii="Helvetica" w:eastAsia="Helvetica" w:hAnsi="Helvetica" w:cs="Helvetica"/>
                <w:color w:val="000000"/>
                <w:sz w:val="22"/>
                <w:szCs w:val="22"/>
                <w:lang w:val="es-CL"/>
              </w:rPr>
              <w:t>Los derechos civiles protegen la libertad de la gente contra la opresión del Estado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12A5BF"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1. Alta importancia</w:t>
            </w:r>
          </w:p>
        </w:tc>
      </w:tr>
      <w:tr w:rsidR="00A7296A" w14:paraId="0BC2D805" w14:textId="77777777">
        <w:trPr>
          <w:jc w:val="center"/>
        </w:trPr>
        <w:tc>
          <w:tcPr>
            <w:tcW w:w="0" w:type="auto"/>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C886521"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vMerge/>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79C88BD"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B36AE20"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2. Baja importancia</w:t>
            </w:r>
          </w:p>
        </w:tc>
      </w:tr>
      <w:tr w:rsidR="00A7296A" w14:paraId="422FA8E0" w14:textId="77777777">
        <w:trPr>
          <w:jc w:val="center"/>
        </w:trPr>
        <w:tc>
          <w:tcPr>
            <w:tcW w:w="0" w:type="auto"/>
            <w:vMerge w:val="restart"/>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CE5FBDA"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Legitimidad individualismo expresivo</w:t>
            </w:r>
          </w:p>
        </w:tc>
        <w:tc>
          <w:tcPr>
            <w:tcW w:w="0" w:type="auto"/>
            <w:vMerge w:val="restar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FBB157"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La homosexualidad</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F1399"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1. Alta justificación</w:t>
            </w:r>
          </w:p>
        </w:tc>
      </w:tr>
      <w:tr w:rsidR="00A7296A" w14:paraId="1170E791" w14:textId="77777777">
        <w:trPr>
          <w:jc w:val="center"/>
        </w:trPr>
        <w:tc>
          <w:tcPr>
            <w:tcW w:w="0" w:type="auto"/>
            <w:vMerge/>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6E807A"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39FC3"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4D4B5"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2. Baja justificación</w:t>
            </w:r>
          </w:p>
        </w:tc>
      </w:tr>
      <w:tr w:rsidR="00A7296A" w14:paraId="75E4294E" w14:textId="77777777">
        <w:trPr>
          <w:jc w:val="center"/>
        </w:trPr>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067EA"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4F455C"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El divorcio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24D3F4"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1. Alta justificación</w:t>
            </w:r>
          </w:p>
        </w:tc>
      </w:tr>
      <w:tr w:rsidR="00A7296A" w14:paraId="533A9875" w14:textId="77777777">
        <w:trPr>
          <w:jc w:val="center"/>
        </w:trPr>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1843B"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A9EAE"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764B7C"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2. Baja justificación</w:t>
            </w:r>
          </w:p>
        </w:tc>
      </w:tr>
      <w:tr w:rsidR="00A7296A" w14:paraId="3D61FE7D" w14:textId="77777777">
        <w:trPr>
          <w:jc w:val="center"/>
        </w:trPr>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F79421"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vMerge w:val="restart"/>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9FA5E5F" w14:textId="77777777" w:rsidR="00A7296A" w:rsidRPr="00797BB9" w:rsidRDefault="00000000">
            <w:pPr>
              <w:pBdr>
                <w:top w:val="none" w:sz="0" w:space="0" w:color="000000"/>
                <w:left w:val="none" w:sz="0" w:space="0" w:color="000000"/>
                <w:bottom w:val="none" w:sz="0" w:space="0" w:color="000000"/>
                <w:right w:val="none" w:sz="0" w:space="0" w:color="000000"/>
              </w:pBdr>
              <w:spacing w:before="100" w:after="100"/>
              <w:ind w:left="100" w:right="100"/>
              <w:rPr>
                <w:lang w:val="es-CL"/>
              </w:rPr>
            </w:pPr>
            <w:r w:rsidRPr="00797BB9">
              <w:rPr>
                <w:rFonts w:ascii="Helvetica" w:eastAsia="Helvetica" w:hAnsi="Helvetica" w:cs="Helvetica"/>
                <w:color w:val="000000"/>
                <w:sz w:val="22"/>
                <w:szCs w:val="22"/>
                <w:lang w:val="es-CL"/>
              </w:rPr>
              <w:t>Tener relaciones sexuales antes del matrimonio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035F0C"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 xml:space="preserve">1. Alta </w:t>
            </w:r>
            <w:proofErr w:type="spellStart"/>
            <w:r>
              <w:rPr>
                <w:rFonts w:ascii="Helvetica" w:eastAsia="Helvetica" w:hAnsi="Helvetica" w:cs="Helvetica"/>
                <w:color w:val="000000"/>
                <w:sz w:val="22"/>
                <w:szCs w:val="22"/>
              </w:rPr>
              <w:t>justificación</w:t>
            </w:r>
            <w:proofErr w:type="spellEnd"/>
          </w:p>
        </w:tc>
      </w:tr>
      <w:tr w:rsidR="00A7296A" w14:paraId="01CECDE2" w14:textId="77777777">
        <w:trPr>
          <w:jc w:val="center"/>
        </w:trPr>
        <w:tc>
          <w:tcPr>
            <w:tcW w:w="0" w:type="auto"/>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36CE4EA"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vMerge/>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396C73D"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A664E18"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2. Baja justificación</w:t>
            </w:r>
          </w:p>
        </w:tc>
      </w:tr>
      <w:tr w:rsidR="00A7296A" w14:paraId="6E79F663" w14:textId="77777777">
        <w:trPr>
          <w:jc w:val="center"/>
        </w:trPr>
        <w:tc>
          <w:tcPr>
            <w:tcW w:w="0" w:type="auto"/>
            <w:gridSpan w:val="3"/>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BCFE70"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Concepciones del Individuo</w:t>
            </w:r>
          </w:p>
        </w:tc>
      </w:tr>
      <w:tr w:rsidR="00A7296A" w14:paraId="0483611E" w14:textId="77777777">
        <w:trPr>
          <w:jc w:val="center"/>
        </w:trPr>
        <w:tc>
          <w:tcPr>
            <w:tcW w:w="0" w:type="auto"/>
            <w:vMerge w:val="restart"/>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7EE33B7"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Concepción Independiente</w:t>
            </w:r>
          </w:p>
        </w:tc>
        <w:tc>
          <w:tcPr>
            <w:tcW w:w="0" w:type="auto"/>
            <w:vMerge w:val="restart"/>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842E824" w14:textId="77777777" w:rsidR="00A7296A" w:rsidRPr="00797BB9" w:rsidRDefault="00000000">
            <w:pPr>
              <w:pBdr>
                <w:top w:val="none" w:sz="0" w:space="0" w:color="000000"/>
                <w:left w:val="none" w:sz="0" w:space="0" w:color="000000"/>
                <w:bottom w:val="none" w:sz="0" w:space="0" w:color="000000"/>
                <w:right w:val="none" w:sz="0" w:space="0" w:color="000000"/>
              </w:pBdr>
              <w:spacing w:before="100" w:after="100"/>
              <w:ind w:left="100" w:right="100"/>
              <w:rPr>
                <w:lang w:val="es-CL"/>
              </w:rPr>
            </w:pPr>
            <w:r w:rsidRPr="00797BB9">
              <w:rPr>
                <w:rFonts w:ascii="Helvetica" w:eastAsia="Helvetica" w:hAnsi="Helvetica" w:cs="Helvetica"/>
                <w:color w:val="000000"/>
                <w:sz w:val="22"/>
                <w:szCs w:val="22"/>
                <w:lang w:val="es-CL"/>
              </w:rPr>
              <w:t>¿Cuánta libertad de elegir y de control siente usted que tiene sobre la forma en que le resulta su vida?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D0A629"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1. Un gran control</w:t>
            </w:r>
          </w:p>
        </w:tc>
      </w:tr>
      <w:tr w:rsidR="00A7296A" w14:paraId="43CA6C8D" w14:textId="77777777">
        <w:trPr>
          <w:jc w:val="center"/>
        </w:trPr>
        <w:tc>
          <w:tcPr>
            <w:tcW w:w="0" w:type="auto"/>
            <w:vMerge/>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F3176CB"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vMerge/>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7A71ABE"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0B9D26D"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2. Nada de control</w:t>
            </w:r>
          </w:p>
        </w:tc>
      </w:tr>
      <w:tr w:rsidR="00A7296A" w14:paraId="616CCFAB" w14:textId="77777777">
        <w:trPr>
          <w:jc w:val="center"/>
        </w:trPr>
        <w:tc>
          <w:tcPr>
            <w:tcW w:w="0" w:type="auto"/>
            <w:vMerge w:val="restart"/>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7B3259A"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Concepción Relacional</w:t>
            </w:r>
          </w:p>
        </w:tc>
        <w:tc>
          <w:tcPr>
            <w:tcW w:w="0" w:type="auto"/>
            <w:vMerge w:val="restart"/>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B6709E" w14:textId="77777777" w:rsidR="00A7296A" w:rsidRPr="00797BB9" w:rsidRDefault="00000000">
            <w:pPr>
              <w:pBdr>
                <w:top w:val="none" w:sz="0" w:space="0" w:color="000000"/>
                <w:left w:val="none" w:sz="0" w:space="0" w:color="000000"/>
                <w:bottom w:val="none" w:sz="0" w:space="0" w:color="000000"/>
                <w:right w:val="none" w:sz="0" w:space="0" w:color="000000"/>
              </w:pBdr>
              <w:spacing w:before="100" w:after="100"/>
              <w:ind w:left="100" w:right="100"/>
              <w:rPr>
                <w:lang w:val="es-CL"/>
              </w:rPr>
            </w:pPr>
            <w:r w:rsidRPr="00797BB9">
              <w:rPr>
                <w:rFonts w:ascii="Helvetica" w:eastAsia="Helvetica" w:hAnsi="Helvetica" w:cs="Helvetica"/>
                <w:color w:val="000000"/>
                <w:sz w:val="22"/>
                <w:szCs w:val="22"/>
                <w:lang w:val="es-CL"/>
              </w:rPr>
              <w:t>Una de mis metas en la vida ha sido que mis padres estén orgullosos de mi</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B37E9"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1. Muy de acuerdo</w:t>
            </w:r>
          </w:p>
        </w:tc>
      </w:tr>
      <w:tr w:rsidR="00A7296A" w14:paraId="53A98EE9" w14:textId="77777777">
        <w:trPr>
          <w:jc w:val="center"/>
        </w:trPr>
        <w:tc>
          <w:tcPr>
            <w:tcW w:w="0" w:type="auto"/>
            <w:vMerge/>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67ADDC"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vMerge/>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5A97C"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C3EEB7"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2. De acuerdo</w:t>
            </w:r>
          </w:p>
        </w:tc>
      </w:tr>
      <w:tr w:rsidR="00A7296A" w14:paraId="6B2E3A08" w14:textId="77777777">
        <w:trPr>
          <w:jc w:val="center"/>
        </w:trPr>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C75D6"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14983"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8E1E53"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3. En desacuerdo</w:t>
            </w:r>
          </w:p>
        </w:tc>
      </w:tr>
      <w:tr w:rsidR="00A7296A" w14:paraId="7D496A82" w14:textId="77777777">
        <w:trPr>
          <w:jc w:val="center"/>
        </w:trPr>
        <w:tc>
          <w:tcPr>
            <w:tcW w:w="0" w:type="auto"/>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775239D"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3E42EA8"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3DE96BC"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4. Muy en desacuerdo</w:t>
            </w:r>
          </w:p>
        </w:tc>
      </w:tr>
      <w:tr w:rsidR="00A7296A" w14:paraId="00838C14" w14:textId="77777777">
        <w:trPr>
          <w:jc w:val="center"/>
        </w:trPr>
        <w:tc>
          <w:tcPr>
            <w:tcW w:w="0" w:type="auto"/>
            <w:vMerge w:val="restart"/>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487F09F"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Concepción Colectiva</w:t>
            </w:r>
          </w:p>
        </w:tc>
        <w:tc>
          <w:tcPr>
            <w:tcW w:w="0" w:type="auto"/>
            <w:vMerge w:val="restart"/>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E26ACBF"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Cercanía con Chile</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BE02F0"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1. Muy cercano</w:t>
            </w:r>
          </w:p>
        </w:tc>
      </w:tr>
      <w:tr w:rsidR="00A7296A" w14:paraId="638C33CA" w14:textId="77777777">
        <w:trPr>
          <w:jc w:val="center"/>
        </w:trPr>
        <w:tc>
          <w:tcPr>
            <w:tcW w:w="0" w:type="auto"/>
            <w:vMerge/>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A19B67"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vMerge/>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D3AAD7"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DD90A"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2. Cercano</w:t>
            </w:r>
          </w:p>
        </w:tc>
      </w:tr>
      <w:tr w:rsidR="00A7296A" w14:paraId="06B4A9AF" w14:textId="77777777">
        <w:trPr>
          <w:jc w:val="center"/>
        </w:trPr>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BC073"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2BD1E"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1DEA5C"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3. Poco cercano</w:t>
            </w:r>
          </w:p>
        </w:tc>
      </w:tr>
      <w:tr w:rsidR="00A7296A" w14:paraId="613ED23E" w14:textId="77777777">
        <w:trPr>
          <w:jc w:val="center"/>
        </w:trPr>
        <w:tc>
          <w:tcPr>
            <w:tcW w:w="0" w:type="auto"/>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BDE6561"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DE42D06"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5A049DF"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4. Nada cercano</w:t>
            </w:r>
          </w:p>
        </w:tc>
      </w:tr>
      <w:tr w:rsidR="00A7296A" w14:paraId="259B4ECB" w14:textId="77777777">
        <w:trPr>
          <w:jc w:val="center"/>
        </w:trPr>
        <w:tc>
          <w:tcPr>
            <w:tcW w:w="0" w:type="auto"/>
            <w:gridSpan w:val="3"/>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147362"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b/>
                <w:color w:val="000000"/>
                <w:sz w:val="22"/>
                <w:szCs w:val="22"/>
              </w:rPr>
              <w:t>Valores e Imperativos</w:t>
            </w:r>
          </w:p>
        </w:tc>
      </w:tr>
      <w:tr w:rsidR="00A7296A" w14:paraId="1E4BEFD6" w14:textId="77777777">
        <w:trPr>
          <w:jc w:val="center"/>
        </w:trPr>
        <w:tc>
          <w:tcPr>
            <w:tcW w:w="0" w:type="auto"/>
            <w:vMerge w:val="restar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2A9391"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Valor principal</w:t>
            </w:r>
          </w:p>
        </w:tc>
        <w:tc>
          <w:tcPr>
            <w:tcW w:w="0" w:type="auto"/>
            <w:vMerge w:val="restar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6C0900"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Considera más importante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A23159"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1. La Libertad</w:t>
            </w:r>
          </w:p>
        </w:tc>
      </w:tr>
      <w:tr w:rsidR="00A7296A" w14:paraId="2EE4F3F1" w14:textId="77777777">
        <w:trPr>
          <w:jc w:val="center"/>
        </w:trPr>
        <w:tc>
          <w:tcPr>
            <w:tcW w:w="0" w:type="auto"/>
            <w:vMerge/>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3CA9AD"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vMerge/>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462FE2"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A7C95E"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2. La seguridad</w:t>
            </w:r>
          </w:p>
        </w:tc>
      </w:tr>
    </w:tbl>
    <w:p w14:paraId="206F2165" w14:textId="77777777" w:rsidR="00A7296A" w:rsidRDefault="00000000">
      <w:pPr>
        <w:pStyle w:val="Ttulo3"/>
      </w:pPr>
      <w:bookmarkStart w:id="210" w:name="variables-de-control"/>
      <w:bookmarkEnd w:id="170"/>
      <w:bookmarkEnd w:id="204"/>
      <w:r>
        <w:t>Variables de control</w:t>
      </w:r>
    </w:p>
    <w:p w14:paraId="6260E60C" w14:textId="77777777" w:rsidR="00A7296A" w:rsidRPr="00797BB9" w:rsidRDefault="00000000">
      <w:pPr>
        <w:pStyle w:val="FirstParagraph"/>
        <w:rPr>
          <w:lang w:val="es-CL"/>
        </w:rPr>
      </w:pPr>
      <w:r w:rsidRPr="00797BB9">
        <w:rPr>
          <w:lang w:val="es-CL"/>
        </w:rPr>
        <w:t>Se incluirán variables de control, principalmente aquellas relacionadas con características sociodemográficas que se ha observado se relacionan con el apoyo a la democracia, al populismo o al autoritarismo. De tal modo, se incluirán en el modelo la autoidentificación política en el espectro izquierda-derecha, el sexo, la edad, el nivel educacional y la identificación religiosa y zona de residencia (urbano-rural) y tamaño de ciudad (</w:t>
      </w:r>
      <w:proofErr w:type="spellStart"/>
      <w:r>
        <w:fldChar w:fldCharType="begin"/>
      </w:r>
      <w:r w:rsidRPr="00797BB9">
        <w:rPr>
          <w:lang w:val="es-CL"/>
        </w:rPr>
        <w:instrText>HYPERLINK \l "ref-deppisch2022" \h</w:instrText>
      </w:r>
      <w:r>
        <w:fldChar w:fldCharType="separate"/>
      </w:r>
      <w:r w:rsidRPr="00797BB9">
        <w:rPr>
          <w:rStyle w:val="Hipervnculo"/>
          <w:lang w:val="es-CL"/>
        </w:rPr>
        <w:t>Deppisch</w:t>
      </w:r>
      <w:proofErr w:type="spellEnd"/>
      <w:r w:rsidRPr="00797BB9">
        <w:rPr>
          <w:rStyle w:val="Hipervnculo"/>
          <w:lang w:val="es-CL"/>
        </w:rPr>
        <w:t xml:space="preserve"> et al., 2022</w:t>
      </w:r>
      <w:r>
        <w:rPr>
          <w:rStyle w:val="Hipervnculo"/>
        </w:rPr>
        <w:fldChar w:fldCharType="end"/>
      </w:r>
      <w:r w:rsidRPr="00797BB9">
        <w:rPr>
          <w:lang w:val="es-CL"/>
        </w:rPr>
        <w:t xml:space="preserve">; </w:t>
      </w:r>
      <w:r>
        <w:fldChar w:fldCharType="begin"/>
      </w:r>
      <w:r w:rsidRPr="000C4508">
        <w:rPr>
          <w:lang w:val="es-CL"/>
          <w:rPrChange w:id="211" w:author="Gabriel Cortes" w:date="2024-03-28T11:53:00Z">
            <w:rPr/>
          </w:rPrChange>
        </w:rPr>
        <w:instrText>HYPERLINK \l "ref-eskelinen2020" \h</w:instrText>
      </w:r>
      <w:r>
        <w:fldChar w:fldCharType="separate"/>
      </w:r>
      <w:proofErr w:type="spellStart"/>
      <w:r w:rsidRPr="00797BB9">
        <w:rPr>
          <w:rStyle w:val="Hipervnculo"/>
          <w:lang w:val="es-CL"/>
        </w:rPr>
        <w:t>Eskelinen</w:t>
      </w:r>
      <w:proofErr w:type="spellEnd"/>
      <w:r w:rsidRPr="00797BB9">
        <w:rPr>
          <w:rStyle w:val="Hipervnculo"/>
          <w:lang w:val="es-CL"/>
        </w:rPr>
        <w:t xml:space="preserve"> &amp; </w:t>
      </w:r>
      <w:proofErr w:type="spellStart"/>
      <w:r w:rsidRPr="00797BB9">
        <w:rPr>
          <w:rStyle w:val="Hipervnculo"/>
          <w:lang w:val="es-CL"/>
        </w:rPr>
        <w:t>Verkuyten</w:t>
      </w:r>
      <w:proofErr w:type="spellEnd"/>
      <w:r w:rsidRPr="00797BB9">
        <w:rPr>
          <w:rStyle w:val="Hipervnculo"/>
          <w:lang w:val="es-CL"/>
        </w:rPr>
        <w:t>, 2020</w:t>
      </w:r>
      <w:r>
        <w:rPr>
          <w:rStyle w:val="Hipervnculo"/>
          <w:lang w:val="es-CL"/>
        </w:rPr>
        <w:fldChar w:fldCharType="end"/>
      </w:r>
      <w:r w:rsidRPr="00797BB9">
        <w:rPr>
          <w:lang w:val="es-CL"/>
        </w:rPr>
        <w:t xml:space="preserve">; </w:t>
      </w:r>
      <w:r>
        <w:fldChar w:fldCharType="begin"/>
      </w:r>
      <w:r w:rsidRPr="000C4508">
        <w:rPr>
          <w:lang w:val="es-CL"/>
          <w:rPrChange w:id="212" w:author="Gabriel Cortes" w:date="2024-03-28T11:53:00Z">
            <w:rPr/>
          </w:rPrChange>
        </w:rPr>
        <w:instrText>HYPERLINK \l "ref-gidron2020" \h</w:instrText>
      </w:r>
      <w:r>
        <w:fldChar w:fldCharType="separate"/>
      </w:r>
      <w:proofErr w:type="spellStart"/>
      <w:r w:rsidRPr="00797BB9">
        <w:rPr>
          <w:rStyle w:val="Hipervnculo"/>
          <w:lang w:val="es-CL"/>
        </w:rPr>
        <w:t>Gidron</w:t>
      </w:r>
      <w:proofErr w:type="spellEnd"/>
      <w:r w:rsidRPr="00797BB9">
        <w:rPr>
          <w:rStyle w:val="Hipervnculo"/>
          <w:lang w:val="es-CL"/>
        </w:rPr>
        <w:t xml:space="preserve"> &amp; Hall, 2020</w:t>
      </w:r>
      <w:r>
        <w:rPr>
          <w:rStyle w:val="Hipervnculo"/>
          <w:lang w:val="es-CL"/>
        </w:rPr>
        <w:fldChar w:fldCharType="end"/>
      </w:r>
      <w:r w:rsidRPr="00797BB9">
        <w:rPr>
          <w:lang w:val="es-CL"/>
        </w:rPr>
        <w:t xml:space="preserve">; </w:t>
      </w:r>
      <w:r>
        <w:fldChar w:fldCharType="begin"/>
      </w:r>
      <w:r w:rsidRPr="000C4508">
        <w:rPr>
          <w:lang w:val="es-CL"/>
          <w:rPrChange w:id="213" w:author="Gabriel Cortes" w:date="2024-03-28T11:53:00Z">
            <w:rPr/>
          </w:rPrChange>
        </w:rPr>
        <w:instrText>HYPERLINK \l "ref-navia2019" \h</w:instrText>
      </w:r>
      <w:r>
        <w:fldChar w:fldCharType="separate"/>
      </w:r>
      <w:r w:rsidRPr="00797BB9">
        <w:rPr>
          <w:rStyle w:val="Hipervnculo"/>
          <w:lang w:val="es-CL"/>
        </w:rPr>
        <w:t>Navia &amp; Osorio, 2019</w:t>
      </w:r>
      <w:r>
        <w:rPr>
          <w:rStyle w:val="Hipervnculo"/>
          <w:lang w:val="es-CL"/>
        </w:rPr>
        <w:fldChar w:fldCharType="end"/>
      </w:r>
      <w:r w:rsidRPr="00797BB9">
        <w:rPr>
          <w:lang w:val="es-CL"/>
        </w:rPr>
        <w:t xml:space="preserve">; </w:t>
      </w:r>
      <w:r>
        <w:fldChar w:fldCharType="begin"/>
      </w:r>
      <w:r w:rsidRPr="000C4508">
        <w:rPr>
          <w:lang w:val="es-CL"/>
          <w:rPrChange w:id="214" w:author="Gabriel Cortes" w:date="2024-03-28T11:53:00Z">
            <w:rPr/>
          </w:rPrChange>
        </w:rPr>
        <w:instrText>HYPERLINK \l "ref-schafft2021" \h</w:instrText>
      </w:r>
      <w:r>
        <w:fldChar w:fldCharType="separate"/>
      </w:r>
      <w:proofErr w:type="spellStart"/>
      <w:r w:rsidRPr="00797BB9">
        <w:rPr>
          <w:rStyle w:val="Hipervnculo"/>
          <w:lang w:val="es-CL"/>
        </w:rPr>
        <w:t>Schafft</w:t>
      </w:r>
      <w:proofErr w:type="spellEnd"/>
      <w:r w:rsidRPr="00797BB9">
        <w:rPr>
          <w:rStyle w:val="Hipervnculo"/>
          <w:lang w:val="es-CL"/>
        </w:rPr>
        <w:t>, 2021</w:t>
      </w:r>
      <w:r>
        <w:rPr>
          <w:rStyle w:val="Hipervnculo"/>
          <w:lang w:val="es-CL"/>
        </w:rPr>
        <w:fldChar w:fldCharType="end"/>
      </w:r>
      <w:r w:rsidRPr="00797BB9">
        <w:rPr>
          <w:lang w:val="es-CL"/>
        </w:rPr>
        <w:t>). Dado que se ha observado que tanto el estatus socioeconómico subjetivo (</w:t>
      </w:r>
      <w:proofErr w:type="spellStart"/>
      <w:r>
        <w:fldChar w:fldCharType="begin"/>
      </w:r>
      <w:r w:rsidRPr="00797BB9">
        <w:rPr>
          <w:lang w:val="es-CL"/>
        </w:rPr>
        <w:instrText>HYPERLINK \l "ref-gidron2020" \h</w:instrText>
      </w:r>
      <w:r>
        <w:fldChar w:fldCharType="separate"/>
      </w:r>
      <w:r w:rsidRPr="00797BB9">
        <w:rPr>
          <w:rStyle w:val="Hipervnculo"/>
          <w:lang w:val="es-CL"/>
        </w:rPr>
        <w:t>Gidron</w:t>
      </w:r>
      <w:proofErr w:type="spellEnd"/>
      <w:r w:rsidRPr="00797BB9">
        <w:rPr>
          <w:rStyle w:val="Hipervnculo"/>
          <w:lang w:val="es-CL"/>
        </w:rPr>
        <w:t xml:space="preserve"> &amp; Hall, 2020</w:t>
      </w:r>
      <w:r>
        <w:rPr>
          <w:rStyle w:val="Hipervnculo"/>
        </w:rPr>
        <w:fldChar w:fldCharType="end"/>
      </w:r>
      <w:r w:rsidRPr="00797BB9">
        <w:rPr>
          <w:lang w:val="es-CL"/>
        </w:rPr>
        <w:t xml:space="preserve">; </w:t>
      </w:r>
      <w:r>
        <w:fldChar w:fldCharType="begin"/>
      </w:r>
      <w:r w:rsidRPr="000C4508">
        <w:rPr>
          <w:lang w:val="es-CL"/>
          <w:rPrChange w:id="215" w:author="Gabriel Cortes" w:date="2024-03-28T11:53:00Z">
            <w:rPr/>
          </w:rPrChange>
        </w:rPr>
        <w:instrText>HYPERLINK \l "ref-nowakowski2021" \h</w:instrText>
      </w:r>
      <w:r>
        <w:fldChar w:fldCharType="separate"/>
      </w:r>
      <w:proofErr w:type="spellStart"/>
      <w:r w:rsidRPr="00797BB9">
        <w:rPr>
          <w:rStyle w:val="Hipervnculo"/>
          <w:lang w:val="es-CL"/>
        </w:rPr>
        <w:t>Nowakowski</w:t>
      </w:r>
      <w:proofErr w:type="spellEnd"/>
      <w:r w:rsidRPr="00797BB9">
        <w:rPr>
          <w:rStyle w:val="Hipervnculo"/>
          <w:lang w:val="es-CL"/>
        </w:rPr>
        <w:t>, 2021</w:t>
      </w:r>
      <w:r>
        <w:rPr>
          <w:rStyle w:val="Hipervnculo"/>
          <w:lang w:val="es-CL"/>
        </w:rPr>
        <w:fldChar w:fldCharType="end"/>
      </w:r>
      <w:r w:rsidRPr="00797BB9">
        <w:rPr>
          <w:lang w:val="es-CL"/>
        </w:rPr>
        <w:t>) como objetivo (</w:t>
      </w:r>
      <w:proofErr w:type="spellStart"/>
      <w:r>
        <w:fldChar w:fldCharType="begin"/>
      </w:r>
      <w:r w:rsidRPr="00797BB9">
        <w:rPr>
          <w:lang w:val="es-CL"/>
        </w:rPr>
        <w:instrText>HYPERLINK \l "ref-xuereb2021" \h</w:instrText>
      </w:r>
      <w:r>
        <w:fldChar w:fldCharType="separate"/>
      </w:r>
      <w:r w:rsidRPr="00797BB9">
        <w:rPr>
          <w:rStyle w:val="Hipervnculo"/>
          <w:lang w:val="es-CL"/>
        </w:rPr>
        <w:t>Xuereb</w:t>
      </w:r>
      <w:proofErr w:type="spellEnd"/>
      <w:r w:rsidRPr="00797BB9">
        <w:rPr>
          <w:rStyle w:val="Hipervnculo"/>
          <w:lang w:val="es-CL"/>
        </w:rPr>
        <w:t xml:space="preserve"> et al., 2021</w:t>
      </w:r>
      <w:r>
        <w:rPr>
          <w:rStyle w:val="Hipervnculo"/>
        </w:rPr>
        <w:fldChar w:fldCharType="end"/>
      </w:r>
      <w:r w:rsidRPr="00797BB9">
        <w:rPr>
          <w:lang w:val="es-CL"/>
        </w:rPr>
        <w:t xml:space="preserve">), se incluyeron indicadores para ambos. En el caso del estatus subjetivo, se incluyó la variable de ingresos subjetivos. Para estatus objetivo, se tomó </w:t>
      </w:r>
      <w:r w:rsidRPr="00797BB9">
        <w:rPr>
          <w:lang w:val="es-CL"/>
        </w:rPr>
        <w:lastRenderedPageBreak/>
        <w:t>una variable sobre grupo ocupacional que puede ser fácilmente recodificada para aproximarse a los tres grupos principales delineados por el esquema de clases de Goldthorpe: clase de servicio, clases intermedias y clase trabajadora (</w:t>
      </w:r>
      <w:r>
        <w:fldChar w:fldCharType="begin"/>
      </w:r>
      <w:r w:rsidRPr="000C4508">
        <w:rPr>
          <w:lang w:val="es-CL"/>
          <w:rPrChange w:id="216" w:author="Gabriel Cortes" w:date="2024-03-28T11:53:00Z">
            <w:rPr/>
          </w:rPrChange>
        </w:rPr>
        <w:instrText>HYPERLINK \l "ref-regidor2001" \h</w:instrText>
      </w:r>
      <w:r>
        <w:fldChar w:fldCharType="separate"/>
      </w:r>
      <w:r w:rsidRPr="00797BB9">
        <w:rPr>
          <w:rStyle w:val="Hipervnculo"/>
          <w:lang w:val="es-CL"/>
        </w:rPr>
        <w:t>Regidor, 2001</w:t>
      </w:r>
      <w:r>
        <w:rPr>
          <w:rStyle w:val="Hipervnculo"/>
          <w:lang w:val="es-CL"/>
        </w:rPr>
        <w:fldChar w:fldCharType="end"/>
      </w:r>
      <w:r w:rsidRPr="00797BB9">
        <w:rPr>
          <w:lang w:val="es-CL"/>
        </w:rPr>
        <w:t>).</w:t>
      </w:r>
    </w:p>
    <w:p w14:paraId="3A6649B4" w14:textId="77777777" w:rsidR="00A7296A" w:rsidRPr="00797BB9" w:rsidRDefault="00000000">
      <w:pPr>
        <w:pStyle w:val="Textoindependiente"/>
        <w:rPr>
          <w:lang w:val="es-CL"/>
        </w:rPr>
      </w:pPr>
      <w:r w:rsidRPr="00797BB9">
        <w:rPr>
          <w:lang w:val="es-CL"/>
        </w:rPr>
        <w:t>Los indicadores seleccionados como variables de control se resumen a continuación en la tabla 3.2.</w:t>
      </w:r>
    </w:p>
    <w:p w14:paraId="01265516" w14:textId="77777777" w:rsidR="00A7296A" w:rsidRDefault="00000000">
      <w:pPr>
        <w:pStyle w:val="TableCaption"/>
      </w:pPr>
      <w:bookmarkStart w:id="217" w:name="tab:unnamed-chunk-4"/>
      <w:bookmarkEnd w:id="217"/>
      <w:proofErr w:type="spellStart"/>
      <w:r>
        <w:t>Tabla</w:t>
      </w:r>
      <w:proofErr w:type="spellEnd"/>
      <w:r>
        <w:t xml:space="preserve"> 3.2: </w:t>
      </w:r>
      <w:proofErr w:type="spellStart"/>
      <w:r>
        <w:t>Resumen</w:t>
      </w:r>
      <w:proofErr w:type="spellEnd"/>
      <w:r>
        <w:t xml:space="preserve"> Variables de Control</w:t>
      </w:r>
    </w:p>
    <w:tbl>
      <w:tblPr>
        <w:tblW w:w="0" w:type="pct"/>
        <w:jc w:val="center"/>
        <w:tblLook w:val="0420" w:firstRow="1" w:lastRow="0" w:firstColumn="0" w:lastColumn="0" w:noHBand="0" w:noVBand="1"/>
      </w:tblPr>
      <w:tblGrid>
        <w:gridCol w:w="1854"/>
        <w:gridCol w:w="6984"/>
      </w:tblGrid>
      <w:tr w:rsidR="00A7296A" w14:paraId="42F6EFB3"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9AE68A"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Variable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8B02CA"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Categorías</w:t>
            </w:r>
          </w:p>
        </w:tc>
      </w:tr>
      <w:tr w:rsidR="00A7296A" w14:paraId="00636870" w14:textId="77777777">
        <w:trPr>
          <w:jc w:val="center"/>
        </w:trPr>
        <w:tc>
          <w:tcPr>
            <w:tcW w:w="0" w:type="auto"/>
            <w:vMerge w:val="restart"/>
            <w:tcBorders>
              <w:top w:val="single" w:sz="12"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6568AA9"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Género</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226B3"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1. Hombre</w:t>
            </w:r>
          </w:p>
        </w:tc>
      </w:tr>
      <w:tr w:rsidR="00A7296A" w14:paraId="11C10E6F" w14:textId="77777777">
        <w:trPr>
          <w:jc w:val="center"/>
        </w:trPr>
        <w:tc>
          <w:tcPr>
            <w:tcW w:w="0" w:type="auto"/>
            <w:vMerge/>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0AA4823"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F9E2A14"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2. Mujer</w:t>
            </w:r>
          </w:p>
        </w:tc>
      </w:tr>
      <w:tr w:rsidR="00A7296A" w14:paraId="04E38B01" w14:textId="77777777">
        <w:trPr>
          <w:jc w:val="center"/>
        </w:trPr>
        <w:tc>
          <w:tcPr>
            <w:tcW w:w="0" w:type="auto"/>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65369A1"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Edad</w:t>
            </w:r>
          </w:p>
        </w:tc>
        <w:tc>
          <w:tcPr>
            <w:tcW w:w="0" w:type="auto"/>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9080CE5"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Continua</w:t>
            </w:r>
          </w:p>
        </w:tc>
      </w:tr>
      <w:tr w:rsidR="00A7296A" w14:paraId="0A81B982" w14:textId="77777777">
        <w:trPr>
          <w:jc w:val="center"/>
        </w:trPr>
        <w:tc>
          <w:tcPr>
            <w:tcW w:w="0" w:type="auto"/>
            <w:vMerge w:val="restart"/>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85868BA"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Posición Política</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6665C"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1. Ninguna</w:t>
            </w:r>
          </w:p>
        </w:tc>
      </w:tr>
      <w:tr w:rsidR="00A7296A" w14:paraId="06358038" w14:textId="77777777">
        <w:trPr>
          <w:jc w:val="center"/>
        </w:trPr>
        <w:tc>
          <w:tcPr>
            <w:tcW w:w="0" w:type="auto"/>
            <w:vMerge/>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B65ACA"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C5B174"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2. Izquierda (1 y 2)</w:t>
            </w:r>
          </w:p>
        </w:tc>
      </w:tr>
      <w:tr w:rsidR="00A7296A" w14:paraId="713D58C7" w14:textId="77777777">
        <w:trPr>
          <w:jc w:val="center"/>
        </w:trPr>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485FC"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503BD"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3. Centro Izquierda (3 y 4)</w:t>
            </w:r>
          </w:p>
        </w:tc>
      </w:tr>
      <w:tr w:rsidR="00A7296A" w14:paraId="228DD073" w14:textId="77777777">
        <w:trPr>
          <w:jc w:val="center"/>
        </w:trPr>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3B284"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46545"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4. Centro (5)</w:t>
            </w:r>
          </w:p>
        </w:tc>
      </w:tr>
      <w:tr w:rsidR="00A7296A" w14:paraId="6D32E5E2" w14:textId="77777777">
        <w:trPr>
          <w:jc w:val="center"/>
        </w:trPr>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829116"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04D381"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5. Centro Derecha (6 a 8)</w:t>
            </w:r>
          </w:p>
        </w:tc>
      </w:tr>
      <w:tr w:rsidR="00A7296A" w14:paraId="7928FDAC" w14:textId="77777777">
        <w:trPr>
          <w:jc w:val="center"/>
        </w:trPr>
        <w:tc>
          <w:tcPr>
            <w:tcW w:w="0" w:type="auto"/>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4AA1034"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B3C7389"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6. Derecha (9 y 10)</w:t>
            </w:r>
          </w:p>
        </w:tc>
      </w:tr>
      <w:tr w:rsidR="00A7296A" w14:paraId="427C4255" w14:textId="77777777">
        <w:trPr>
          <w:jc w:val="center"/>
        </w:trPr>
        <w:tc>
          <w:tcPr>
            <w:tcW w:w="0" w:type="auto"/>
            <w:vMerge w:val="restart"/>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498A473"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Ingresos Subjetivos</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99815"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1. Ingresos subjetivos bajos</w:t>
            </w:r>
          </w:p>
        </w:tc>
      </w:tr>
      <w:tr w:rsidR="00A7296A" w14:paraId="64117E58" w14:textId="77777777">
        <w:trPr>
          <w:jc w:val="center"/>
        </w:trPr>
        <w:tc>
          <w:tcPr>
            <w:tcW w:w="0" w:type="auto"/>
            <w:vMerge/>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4099584"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EB9AC3C"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10. Ingresos subjetivos altos</w:t>
            </w:r>
          </w:p>
        </w:tc>
      </w:tr>
      <w:tr w:rsidR="00A7296A" w14:paraId="2D653341" w14:textId="77777777">
        <w:trPr>
          <w:jc w:val="center"/>
        </w:trPr>
        <w:tc>
          <w:tcPr>
            <w:tcW w:w="0" w:type="auto"/>
            <w:vMerge w:val="restart"/>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E28DC40"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Religión</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963467"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1. Ninguna</w:t>
            </w:r>
          </w:p>
        </w:tc>
      </w:tr>
      <w:tr w:rsidR="00A7296A" w14:paraId="31C1BE1D" w14:textId="77777777">
        <w:trPr>
          <w:jc w:val="center"/>
        </w:trPr>
        <w:tc>
          <w:tcPr>
            <w:tcW w:w="0" w:type="auto"/>
            <w:vMerge/>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6C044E"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EDE6F3"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2. Católica</w:t>
            </w:r>
          </w:p>
        </w:tc>
      </w:tr>
      <w:tr w:rsidR="00A7296A" w14:paraId="6140200C" w14:textId="77777777">
        <w:trPr>
          <w:jc w:val="center"/>
        </w:trPr>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71D19"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43B9F"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3. Evángelica</w:t>
            </w:r>
          </w:p>
        </w:tc>
      </w:tr>
      <w:tr w:rsidR="00A7296A" w14:paraId="356A8403" w14:textId="77777777">
        <w:trPr>
          <w:jc w:val="center"/>
        </w:trPr>
        <w:tc>
          <w:tcPr>
            <w:tcW w:w="0" w:type="auto"/>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41A4BAA"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FD5BAC2"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4. Otra</w:t>
            </w:r>
          </w:p>
        </w:tc>
      </w:tr>
      <w:tr w:rsidR="00A7296A" w14:paraId="775BCA97" w14:textId="77777777">
        <w:trPr>
          <w:jc w:val="center"/>
        </w:trPr>
        <w:tc>
          <w:tcPr>
            <w:tcW w:w="0" w:type="auto"/>
            <w:vMerge w:val="restart"/>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2573145"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Tipo de Ciudad</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9F729"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1. Santiago</w:t>
            </w:r>
          </w:p>
        </w:tc>
      </w:tr>
      <w:tr w:rsidR="00A7296A" w14:paraId="201C19C4" w14:textId="77777777">
        <w:trPr>
          <w:jc w:val="center"/>
        </w:trPr>
        <w:tc>
          <w:tcPr>
            <w:tcW w:w="0" w:type="auto"/>
            <w:vMerge/>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7F5E0"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203EF4"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2. Más de 100.000 hab</w:t>
            </w:r>
          </w:p>
        </w:tc>
      </w:tr>
      <w:tr w:rsidR="00A7296A" w14:paraId="5D3AA5BA" w14:textId="77777777">
        <w:trPr>
          <w:jc w:val="center"/>
        </w:trPr>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54918"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A21634"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3. Menos de 100.000 hab</w:t>
            </w:r>
          </w:p>
        </w:tc>
      </w:tr>
      <w:tr w:rsidR="00A7296A" w14:paraId="5F82095D" w14:textId="77777777">
        <w:trPr>
          <w:jc w:val="center"/>
        </w:trPr>
        <w:tc>
          <w:tcPr>
            <w:tcW w:w="0" w:type="auto"/>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DF4AC6F"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E87EC54"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4. Rural</w:t>
            </w:r>
          </w:p>
        </w:tc>
      </w:tr>
      <w:tr w:rsidR="00A7296A" w:rsidRPr="000C4508" w14:paraId="3529E2B0" w14:textId="77777777">
        <w:trPr>
          <w:jc w:val="center"/>
        </w:trPr>
        <w:tc>
          <w:tcPr>
            <w:tcW w:w="0" w:type="auto"/>
            <w:vMerge w:val="restart"/>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AE0D21"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Helvetica" w:eastAsia="Helvetica" w:hAnsi="Helvetica" w:cs="Helvetica"/>
                <w:color w:val="000000"/>
                <w:sz w:val="22"/>
                <w:szCs w:val="22"/>
              </w:rPr>
              <w:t>Clase Social</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3A6463" w14:textId="77777777" w:rsidR="00A7296A" w:rsidRPr="00797BB9" w:rsidRDefault="00000000">
            <w:pPr>
              <w:pBdr>
                <w:top w:val="none" w:sz="0" w:space="0" w:color="000000"/>
                <w:left w:val="none" w:sz="0" w:space="0" w:color="000000"/>
                <w:bottom w:val="none" w:sz="0" w:space="0" w:color="000000"/>
                <w:right w:val="none" w:sz="0" w:space="0" w:color="000000"/>
              </w:pBdr>
              <w:spacing w:before="100" w:after="100"/>
              <w:ind w:left="100" w:right="100"/>
              <w:rPr>
                <w:lang w:val="es-CL"/>
              </w:rPr>
            </w:pPr>
            <w:r w:rsidRPr="00797BB9">
              <w:rPr>
                <w:rFonts w:ascii="Helvetica" w:eastAsia="Helvetica" w:hAnsi="Helvetica" w:cs="Helvetica"/>
                <w:color w:val="000000"/>
                <w:sz w:val="22"/>
                <w:szCs w:val="22"/>
                <w:lang w:val="es-CL"/>
              </w:rPr>
              <w:t>1. Clase de Servicios (Profesionales y funcionarios administrativos superiores)</w:t>
            </w:r>
            <w:r w:rsidRPr="00797BB9">
              <w:rPr>
                <w:rFonts w:ascii="Helvetica" w:eastAsia="Helvetica" w:hAnsi="Helvetica" w:cs="Helvetica"/>
                <w:color w:val="000000"/>
                <w:sz w:val="22"/>
                <w:szCs w:val="22"/>
                <w:vertAlign w:val="superscript"/>
                <w:lang w:val="es-CL"/>
              </w:rPr>
              <w:t>a</w:t>
            </w:r>
          </w:p>
        </w:tc>
      </w:tr>
      <w:tr w:rsidR="00A7296A" w:rsidRPr="000C4508" w14:paraId="4BFFC500" w14:textId="77777777">
        <w:trPr>
          <w:jc w:val="center"/>
        </w:trPr>
        <w:tc>
          <w:tcPr>
            <w:tcW w:w="0" w:type="auto"/>
            <w:vMerge/>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A40AC" w14:textId="77777777" w:rsidR="00A7296A" w:rsidRPr="00797BB9" w:rsidRDefault="00A7296A">
            <w:pPr>
              <w:pBdr>
                <w:top w:val="none" w:sz="0" w:space="0" w:color="000000"/>
                <w:left w:val="none" w:sz="0" w:space="0" w:color="000000"/>
                <w:bottom w:val="none" w:sz="0" w:space="0" w:color="000000"/>
                <w:right w:val="none" w:sz="0" w:space="0" w:color="000000"/>
              </w:pBdr>
              <w:spacing w:before="100" w:after="100"/>
              <w:ind w:left="100" w:right="100"/>
              <w:rPr>
                <w:lang w:val="es-CL"/>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BFCBF2" w14:textId="77777777" w:rsidR="00A7296A" w:rsidRPr="00797BB9" w:rsidRDefault="00000000">
            <w:pPr>
              <w:pBdr>
                <w:top w:val="none" w:sz="0" w:space="0" w:color="000000"/>
                <w:left w:val="none" w:sz="0" w:space="0" w:color="000000"/>
                <w:bottom w:val="none" w:sz="0" w:space="0" w:color="000000"/>
                <w:right w:val="none" w:sz="0" w:space="0" w:color="000000"/>
              </w:pBdr>
              <w:spacing w:before="100" w:after="100"/>
              <w:ind w:left="100" w:right="100"/>
              <w:rPr>
                <w:lang w:val="es-CL"/>
              </w:rPr>
            </w:pPr>
            <w:r w:rsidRPr="00797BB9">
              <w:rPr>
                <w:rFonts w:ascii="Helvetica" w:eastAsia="Helvetica" w:hAnsi="Helvetica" w:cs="Helvetica"/>
                <w:color w:val="000000"/>
                <w:sz w:val="22"/>
                <w:szCs w:val="22"/>
                <w:lang w:val="es-CL"/>
              </w:rPr>
              <w:t>2. Clases Intermedias (Cargos Administrativos medios; pequeños y medianos empresarios)</w:t>
            </w:r>
            <w:r w:rsidRPr="00797BB9">
              <w:rPr>
                <w:rFonts w:ascii="Helvetica" w:eastAsia="Helvetica" w:hAnsi="Helvetica" w:cs="Helvetica"/>
                <w:color w:val="000000"/>
                <w:sz w:val="22"/>
                <w:szCs w:val="22"/>
                <w:vertAlign w:val="superscript"/>
                <w:lang w:val="es-CL"/>
              </w:rPr>
              <w:t>b</w:t>
            </w:r>
          </w:p>
        </w:tc>
      </w:tr>
      <w:tr w:rsidR="00A7296A" w:rsidRPr="000C4508" w14:paraId="20370318" w14:textId="77777777">
        <w:trPr>
          <w:jc w:val="center"/>
        </w:trPr>
        <w:tc>
          <w:tcPr>
            <w:tcW w:w="0" w:type="auto"/>
            <w:vMerge/>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3572C8" w14:textId="77777777" w:rsidR="00A7296A" w:rsidRPr="00797BB9" w:rsidRDefault="00A7296A">
            <w:pPr>
              <w:pBdr>
                <w:top w:val="none" w:sz="0" w:space="0" w:color="000000"/>
                <w:left w:val="none" w:sz="0" w:space="0" w:color="000000"/>
                <w:bottom w:val="none" w:sz="0" w:space="0" w:color="000000"/>
                <w:right w:val="none" w:sz="0" w:space="0" w:color="000000"/>
              </w:pBdr>
              <w:spacing w:before="100" w:after="100"/>
              <w:ind w:left="100" w:right="100"/>
              <w:rPr>
                <w:lang w:val="es-CL"/>
              </w:rPr>
            </w:pP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813E11" w14:textId="77777777" w:rsidR="00A7296A" w:rsidRPr="00797BB9" w:rsidRDefault="00000000">
            <w:pPr>
              <w:pBdr>
                <w:top w:val="none" w:sz="0" w:space="0" w:color="000000"/>
                <w:left w:val="none" w:sz="0" w:space="0" w:color="000000"/>
                <w:bottom w:val="none" w:sz="0" w:space="0" w:color="000000"/>
                <w:right w:val="none" w:sz="0" w:space="0" w:color="000000"/>
              </w:pBdr>
              <w:spacing w:before="100" w:after="100"/>
              <w:ind w:left="100" w:right="100"/>
              <w:rPr>
                <w:lang w:val="es-CL"/>
              </w:rPr>
            </w:pPr>
            <w:r w:rsidRPr="00797BB9">
              <w:rPr>
                <w:rFonts w:ascii="Helvetica" w:eastAsia="Helvetica" w:hAnsi="Helvetica" w:cs="Helvetica"/>
                <w:color w:val="000000"/>
                <w:sz w:val="22"/>
                <w:szCs w:val="22"/>
                <w:lang w:val="es-CL"/>
              </w:rPr>
              <w:t>3. Clase Trabajadora (Trabajadores manuales o agrícolas, cualificados y no-cualificados)</w:t>
            </w:r>
            <w:r w:rsidRPr="00797BB9">
              <w:rPr>
                <w:rFonts w:ascii="Helvetica" w:eastAsia="Helvetica" w:hAnsi="Helvetica" w:cs="Helvetica"/>
                <w:color w:val="000000"/>
                <w:sz w:val="22"/>
                <w:szCs w:val="22"/>
                <w:vertAlign w:val="superscript"/>
                <w:lang w:val="es-CL"/>
              </w:rPr>
              <w:t>c</w:t>
            </w:r>
          </w:p>
        </w:tc>
      </w:tr>
      <w:tr w:rsidR="00A7296A" w:rsidRPr="000C4508" w14:paraId="04E63658" w14:textId="77777777">
        <w:trPr>
          <w:jc w:val="center"/>
        </w:trPr>
        <w:tc>
          <w:tcPr>
            <w:tcW w:w="0" w:type="auto"/>
            <w:gridSpan w:val="2"/>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97E7F4A" w14:textId="77777777" w:rsidR="00A7296A" w:rsidRPr="00797BB9" w:rsidRDefault="00000000">
            <w:pPr>
              <w:pBdr>
                <w:top w:val="none" w:sz="0" w:space="0" w:color="000000"/>
                <w:left w:val="none" w:sz="0" w:space="0" w:color="000000"/>
                <w:bottom w:val="none" w:sz="0" w:space="0" w:color="000000"/>
                <w:right w:val="none" w:sz="0" w:space="0" w:color="000000"/>
              </w:pBdr>
              <w:spacing w:before="100" w:after="100"/>
              <w:ind w:left="100" w:right="100"/>
              <w:rPr>
                <w:lang w:val="es-CL"/>
              </w:rPr>
            </w:pPr>
            <w:proofErr w:type="spellStart"/>
            <w:r w:rsidRPr="00797BB9">
              <w:rPr>
                <w:rFonts w:ascii="Helvetica" w:eastAsia="Helvetica" w:hAnsi="Helvetica" w:cs="Helvetica"/>
                <w:color w:val="000000"/>
                <w:sz w:val="22"/>
                <w:szCs w:val="22"/>
                <w:vertAlign w:val="superscript"/>
                <w:lang w:val="es-CL"/>
              </w:rPr>
              <w:t>a</w:t>
            </w:r>
            <w:r w:rsidRPr="00797BB9">
              <w:rPr>
                <w:rFonts w:ascii="Helvetica" w:eastAsia="Helvetica" w:hAnsi="Helvetica" w:cs="Helvetica"/>
                <w:color w:val="000000"/>
                <w:sz w:val="22"/>
                <w:szCs w:val="22"/>
                <w:lang w:val="es-CL"/>
              </w:rPr>
              <w:t>Profesionales</w:t>
            </w:r>
            <w:proofErr w:type="spellEnd"/>
            <w:r w:rsidRPr="00797BB9">
              <w:rPr>
                <w:rFonts w:ascii="Helvetica" w:eastAsia="Helvetica" w:hAnsi="Helvetica" w:cs="Helvetica"/>
                <w:color w:val="000000"/>
                <w:sz w:val="22"/>
                <w:szCs w:val="22"/>
                <w:lang w:val="es-CL"/>
              </w:rPr>
              <w:t xml:space="preserve"> y funcionarios administrativos superiores</w:t>
            </w:r>
          </w:p>
        </w:tc>
      </w:tr>
      <w:tr w:rsidR="00A7296A" w:rsidRPr="000C4508" w14:paraId="6226977C" w14:textId="77777777">
        <w:trPr>
          <w:jc w:val="center"/>
        </w:trPr>
        <w:tc>
          <w:tcPr>
            <w:tcW w:w="0" w:type="auto"/>
            <w:gridSpan w:val="2"/>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0EBF7635" w14:textId="77777777" w:rsidR="00A7296A" w:rsidRPr="00797BB9" w:rsidRDefault="00000000">
            <w:pPr>
              <w:pBdr>
                <w:top w:val="none" w:sz="0" w:space="0" w:color="000000"/>
                <w:left w:val="none" w:sz="0" w:space="0" w:color="000000"/>
                <w:bottom w:val="none" w:sz="0" w:space="0" w:color="000000"/>
                <w:right w:val="none" w:sz="0" w:space="0" w:color="000000"/>
              </w:pBdr>
              <w:spacing w:before="100" w:after="100"/>
              <w:ind w:left="100" w:right="100"/>
              <w:rPr>
                <w:lang w:val="es-CL"/>
              </w:rPr>
            </w:pPr>
            <w:proofErr w:type="spellStart"/>
            <w:r w:rsidRPr="00797BB9">
              <w:rPr>
                <w:rFonts w:ascii="Helvetica" w:eastAsia="Helvetica" w:hAnsi="Helvetica" w:cs="Helvetica"/>
                <w:color w:val="000000"/>
                <w:sz w:val="22"/>
                <w:szCs w:val="22"/>
                <w:vertAlign w:val="superscript"/>
                <w:lang w:val="es-CL"/>
              </w:rPr>
              <w:t>b</w:t>
            </w:r>
            <w:r w:rsidRPr="00797BB9">
              <w:rPr>
                <w:rFonts w:ascii="Helvetica" w:eastAsia="Helvetica" w:hAnsi="Helvetica" w:cs="Helvetica"/>
                <w:color w:val="000000"/>
                <w:sz w:val="22"/>
                <w:szCs w:val="22"/>
                <w:lang w:val="es-CL"/>
              </w:rPr>
              <w:t>Cargos</w:t>
            </w:r>
            <w:proofErr w:type="spellEnd"/>
            <w:r w:rsidRPr="00797BB9">
              <w:rPr>
                <w:rFonts w:ascii="Helvetica" w:eastAsia="Helvetica" w:hAnsi="Helvetica" w:cs="Helvetica"/>
                <w:color w:val="000000"/>
                <w:sz w:val="22"/>
                <w:szCs w:val="22"/>
                <w:lang w:val="es-CL"/>
              </w:rPr>
              <w:t xml:space="preserve"> administrativos medios; pequeños y medianos empresarios</w:t>
            </w:r>
          </w:p>
        </w:tc>
      </w:tr>
      <w:tr w:rsidR="00A7296A" w:rsidRPr="000C4508" w14:paraId="574AD469" w14:textId="77777777">
        <w:trPr>
          <w:jc w:val="center"/>
        </w:trPr>
        <w:tc>
          <w:tcPr>
            <w:tcW w:w="0" w:type="auto"/>
            <w:gridSpan w:val="2"/>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D8E4DC7" w14:textId="77777777" w:rsidR="00A7296A" w:rsidRPr="00797BB9" w:rsidRDefault="00000000">
            <w:pPr>
              <w:pBdr>
                <w:top w:val="none" w:sz="0" w:space="0" w:color="000000"/>
                <w:left w:val="none" w:sz="0" w:space="0" w:color="000000"/>
                <w:bottom w:val="none" w:sz="0" w:space="0" w:color="000000"/>
                <w:right w:val="none" w:sz="0" w:space="0" w:color="000000"/>
              </w:pBdr>
              <w:spacing w:before="100" w:after="100"/>
              <w:ind w:left="100" w:right="100"/>
              <w:rPr>
                <w:lang w:val="es-CL"/>
              </w:rPr>
            </w:pPr>
            <w:proofErr w:type="spellStart"/>
            <w:r w:rsidRPr="00797BB9">
              <w:rPr>
                <w:rFonts w:ascii="Helvetica" w:eastAsia="Helvetica" w:hAnsi="Helvetica" w:cs="Helvetica"/>
                <w:color w:val="000000"/>
                <w:sz w:val="22"/>
                <w:szCs w:val="22"/>
                <w:vertAlign w:val="superscript"/>
                <w:lang w:val="es-CL"/>
              </w:rPr>
              <w:t>c</w:t>
            </w:r>
            <w:r w:rsidRPr="00797BB9">
              <w:rPr>
                <w:rFonts w:ascii="Helvetica" w:eastAsia="Helvetica" w:hAnsi="Helvetica" w:cs="Helvetica"/>
                <w:color w:val="000000"/>
                <w:sz w:val="22"/>
                <w:szCs w:val="22"/>
                <w:lang w:val="es-CL"/>
              </w:rPr>
              <w:t>Trabajadores</w:t>
            </w:r>
            <w:proofErr w:type="spellEnd"/>
            <w:r w:rsidRPr="00797BB9">
              <w:rPr>
                <w:rFonts w:ascii="Helvetica" w:eastAsia="Helvetica" w:hAnsi="Helvetica" w:cs="Helvetica"/>
                <w:color w:val="000000"/>
                <w:sz w:val="22"/>
                <w:szCs w:val="22"/>
                <w:lang w:val="es-CL"/>
              </w:rPr>
              <w:t xml:space="preserve"> manuales o agrícolas, cualificados y no-cualificados</w:t>
            </w:r>
          </w:p>
        </w:tc>
      </w:tr>
    </w:tbl>
    <w:p w14:paraId="6CC3A96B" w14:textId="77777777" w:rsidR="00A7296A" w:rsidRDefault="00000000">
      <w:pPr>
        <w:pStyle w:val="Ttulo2"/>
      </w:pPr>
      <w:bookmarkStart w:id="218" w:name="estrategia-de-análisis"/>
      <w:bookmarkEnd w:id="168"/>
      <w:bookmarkEnd w:id="210"/>
      <w:r>
        <w:rPr>
          <w:rStyle w:val="SectionNumber"/>
        </w:rPr>
        <w:t>3.3</w:t>
      </w:r>
      <w:r>
        <w:tab/>
        <w:t>Estrategia de análisis</w:t>
      </w:r>
    </w:p>
    <w:p w14:paraId="29474F94" w14:textId="77777777" w:rsidR="00A7296A" w:rsidRPr="00797BB9" w:rsidRDefault="00000000">
      <w:pPr>
        <w:pStyle w:val="Ttulo3"/>
        <w:rPr>
          <w:lang w:val="es-CL"/>
        </w:rPr>
      </w:pPr>
      <w:bookmarkStart w:id="219" w:name="análisis-descriptivo"/>
      <w:r w:rsidRPr="00797BB9">
        <w:rPr>
          <w:lang w:val="es-CL"/>
        </w:rPr>
        <w:t>Análisis descriptivo</w:t>
      </w:r>
    </w:p>
    <w:p w14:paraId="2FC4B536" w14:textId="5D076ADA" w:rsidR="00A7296A" w:rsidRPr="00797BB9" w:rsidRDefault="00000000">
      <w:pPr>
        <w:pStyle w:val="FirstParagraph"/>
        <w:rPr>
          <w:lang w:val="es-CL"/>
        </w:rPr>
      </w:pPr>
      <w:r w:rsidRPr="00797BB9">
        <w:rPr>
          <w:lang w:val="es-CL"/>
        </w:rPr>
        <w:t xml:space="preserve">Para determinar los niveles de apoyo a un líder fuerte en Chile, se llevó a cabo un análisis descriptivo </w:t>
      </w:r>
      <w:proofErr w:type="spellStart"/>
      <w:r w:rsidRPr="00797BB9">
        <w:rPr>
          <w:lang w:val="es-CL"/>
        </w:rPr>
        <w:t>univariado</w:t>
      </w:r>
      <w:proofErr w:type="spellEnd"/>
      <w:r w:rsidRPr="00797BB9">
        <w:rPr>
          <w:lang w:val="es-CL"/>
        </w:rPr>
        <w:t xml:space="preserve"> que </w:t>
      </w:r>
      <w:del w:id="220" w:author="Gabriel Cortes" w:date="2024-03-27T18:00:00Z">
        <w:r w:rsidRPr="00797BB9" w:rsidDel="00C82D58">
          <w:rPr>
            <w:lang w:val="es-CL"/>
          </w:rPr>
          <w:delText xml:space="preserve">calculó el promedio y </w:delText>
        </w:r>
      </w:del>
      <w:r w:rsidRPr="00797BB9">
        <w:rPr>
          <w:lang w:val="es-CL"/>
        </w:rPr>
        <w:t>examinó la distribución del ítem seleccionado.</w:t>
      </w:r>
      <w:ins w:id="221" w:author="Gabriel Cortes" w:date="2024-03-27T18:00:00Z">
        <w:r w:rsidR="00C82D58">
          <w:rPr>
            <w:lang w:val="es-CL"/>
          </w:rPr>
          <w:t xml:space="preserve"> Además, y con el fin de poner en perspectiva los resultados observados por este primer análisis, se compararon los niveles de apoyo a un líder fuerte en Chile tanto con otros países de América Latina, así como </w:t>
        </w:r>
      </w:ins>
      <w:ins w:id="222" w:author="Gabriel Cortes" w:date="2024-03-27T18:01:00Z">
        <w:r w:rsidR="00C82D58">
          <w:rPr>
            <w:lang w:val="es-CL"/>
          </w:rPr>
          <w:t xml:space="preserve">con olas anteriores en el mismo país. </w:t>
        </w:r>
      </w:ins>
    </w:p>
    <w:p w14:paraId="2868A74B" w14:textId="77777777" w:rsidR="00A7296A" w:rsidRPr="00797BB9" w:rsidRDefault="00000000">
      <w:pPr>
        <w:pStyle w:val="Ttulo3"/>
        <w:rPr>
          <w:lang w:val="es-CL"/>
        </w:rPr>
      </w:pPr>
      <w:bookmarkStart w:id="223" w:name="análisis-de-clases-latentes"/>
      <w:bookmarkEnd w:id="219"/>
      <w:r w:rsidRPr="00797BB9">
        <w:rPr>
          <w:lang w:val="es-CL"/>
        </w:rPr>
        <w:t>Análisis de clases latentes</w:t>
      </w:r>
    </w:p>
    <w:p w14:paraId="51E6B772" w14:textId="4443401B" w:rsidR="00A7296A" w:rsidRPr="00797BB9" w:rsidRDefault="00000000">
      <w:pPr>
        <w:pStyle w:val="FirstParagraph"/>
        <w:rPr>
          <w:lang w:val="es-CL"/>
        </w:rPr>
      </w:pPr>
      <w:r w:rsidRPr="00797BB9">
        <w:rPr>
          <w:lang w:val="es-CL"/>
        </w:rPr>
        <w:t xml:space="preserve">Operacionalmente, se </w:t>
      </w:r>
      <w:del w:id="224" w:author="Gabriel Cortes" w:date="2024-03-27T18:01:00Z">
        <w:r w:rsidRPr="00797BB9" w:rsidDel="00C82D58">
          <w:rPr>
            <w:lang w:val="es-CL"/>
          </w:rPr>
          <w:delText>entiendió</w:delText>
        </w:r>
      </w:del>
      <w:ins w:id="225" w:author="Gabriel Cortes" w:date="2024-03-27T18:01:00Z">
        <w:r w:rsidR="00C82D58" w:rsidRPr="00797BB9">
          <w:rPr>
            <w:lang w:val="es-CL"/>
          </w:rPr>
          <w:t>entendió</w:t>
        </w:r>
      </w:ins>
      <w:r w:rsidRPr="00797BB9">
        <w:rPr>
          <w:lang w:val="es-CL"/>
        </w:rPr>
        <w:t xml:space="preserve"> individualismo como una variable latente y categórica que puede medirse a través de un conjunto de indicadores observados. Por lo tanto, se empleará un análisis de clases latentes (LCA) para identificar los perfiles de individualismo en la sociedad chilena. El LCA es un modelo de variables latentes categóricas, lo que permite identificar diferencias cualitativas y principios de organización dentro de la población (</w:t>
      </w:r>
      <w:r>
        <w:fldChar w:fldCharType="begin"/>
      </w:r>
      <w:r w:rsidRPr="000C4508">
        <w:rPr>
          <w:lang w:val="es-CL"/>
          <w:rPrChange w:id="226" w:author="Gabriel Cortes" w:date="2024-03-28T11:53:00Z">
            <w:rPr/>
          </w:rPrChange>
        </w:rPr>
        <w:instrText>HYPERLINK \l "ref-collins2010" \h</w:instrText>
      </w:r>
      <w:r>
        <w:fldChar w:fldCharType="separate"/>
      </w:r>
      <w:r w:rsidRPr="00797BB9">
        <w:rPr>
          <w:rStyle w:val="Hipervnculo"/>
          <w:lang w:val="es-CL"/>
        </w:rPr>
        <w:t>Collins &amp; Lanza, 2010</w:t>
      </w:r>
      <w:r>
        <w:rPr>
          <w:rStyle w:val="Hipervnculo"/>
          <w:lang w:val="es-CL"/>
        </w:rPr>
        <w:fldChar w:fldCharType="end"/>
      </w:r>
      <w:r w:rsidRPr="00797BB9">
        <w:rPr>
          <w:lang w:val="es-CL"/>
        </w:rPr>
        <w:t>).</w:t>
      </w:r>
    </w:p>
    <w:p w14:paraId="1B186A08" w14:textId="77777777" w:rsidR="00A7296A" w:rsidRPr="00797BB9" w:rsidRDefault="00000000">
      <w:pPr>
        <w:pStyle w:val="Textoindependiente"/>
        <w:rPr>
          <w:lang w:val="es-CL"/>
        </w:rPr>
      </w:pPr>
      <w:r w:rsidRPr="00797BB9">
        <w:rPr>
          <w:lang w:val="es-CL"/>
        </w:rPr>
        <w:t xml:space="preserve">El análisis se realizó utilizando el paquete </w:t>
      </w:r>
      <w:proofErr w:type="spellStart"/>
      <w:r w:rsidRPr="00797BB9">
        <w:rPr>
          <w:b/>
          <w:bCs/>
          <w:lang w:val="es-CL"/>
        </w:rPr>
        <w:t>poLCA</w:t>
      </w:r>
      <w:proofErr w:type="spellEnd"/>
      <w:r w:rsidRPr="00797BB9">
        <w:rPr>
          <w:lang w:val="es-CL"/>
        </w:rPr>
        <w:t xml:space="preserve"> (</w:t>
      </w:r>
      <w:proofErr w:type="spellStart"/>
      <w:r w:rsidRPr="00797BB9">
        <w:rPr>
          <w:b/>
          <w:bCs/>
          <w:lang w:val="es-CL"/>
        </w:rPr>
        <w:t>po</w:t>
      </w:r>
      <w:r w:rsidRPr="00797BB9">
        <w:rPr>
          <w:lang w:val="es-CL"/>
        </w:rPr>
        <w:t>lytomous</w:t>
      </w:r>
      <w:proofErr w:type="spellEnd"/>
      <w:r w:rsidRPr="00797BB9">
        <w:rPr>
          <w:lang w:val="es-CL"/>
        </w:rPr>
        <w:t xml:space="preserve"> Variable </w:t>
      </w:r>
      <w:proofErr w:type="spellStart"/>
      <w:r w:rsidRPr="00797BB9">
        <w:rPr>
          <w:b/>
          <w:bCs/>
          <w:lang w:val="es-CL"/>
        </w:rPr>
        <w:t>L</w:t>
      </w:r>
      <w:r w:rsidRPr="00797BB9">
        <w:rPr>
          <w:lang w:val="es-CL"/>
        </w:rPr>
        <w:t>atent</w:t>
      </w:r>
      <w:proofErr w:type="spellEnd"/>
      <w:r w:rsidRPr="00797BB9">
        <w:rPr>
          <w:lang w:val="es-CL"/>
        </w:rPr>
        <w:t xml:space="preserve"> </w:t>
      </w:r>
      <w:proofErr w:type="spellStart"/>
      <w:r w:rsidRPr="00797BB9">
        <w:rPr>
          <w:b/>
          <w:bCs/>
          <w:lang w:val="es-CL"/>
        </w:rPr>
        <w:t>C</w:t>
      </w:r>
      <w:r w:rsidRPr="00797BB9">
        <w:rPr>
          <w:lang w:val="es-CL"/>
        </w:rPr>
        <w:t>lass</w:t>
      </w:r>
      <w:proofErr w:type="spellEnd"/>
      <w:r w:rsidRPr="00797BB9">
        <w:rPr>
          <w:lang w:val="es-CL"/>
        </w:rPr>
        <w:t xml:space="preserve"> </w:t>
      </w:r>
      <w:proofErr w:type="spellStart"/>
      <w:r w:rsidRPr="00797BB9">
        <w:rPr>
          <w:b/>
          <w:bCs/>
          <w:lang w:val="es-CL"/>
        </w:rPr>
        <w:t>A</w:t>
      </w:r>
      <w:r w:rsidRPr="00797BB9">
        <w:rPr>
          <w:lang w:val="es-CL"/>
        </w:rPr>
        <w:t>nalysis</w:t>
      </w:r>
      <w:proofErr w:type="spellEnd"/>
      <w:r w:rsidRPr="00797BB9">
        <w:rPr>
          <w:lang w:val="es-CL"/>
        </w:rPr>
        <w:t>) en R. Este paquete permite especificar modelos de clases latentes de manera eficiente con solo unas pocas líneas de código y proporciona información valiosa sobre el tamaño de cada clase latente, las probabilidades posteriores de membresía y criterios para evaluar el ajuste del modelo, como AIC, BIC y otros (</w:t>
      </w:r>
      <w:proofErr w:type="spellStart"/>
      <w:r>
        <w:fldChar w:fldCharType="begin"/>
      </w:r>
      <w:r w:rsidRPr="00797BB9">
        <w:rPr>
          <w:lang w:val="es-CL"/>
        </w:rPr>
        <w:instrText>HYPERLINK \l "ref-linzer2011" \h</w:instrText>
      </w:r>
      <w:r>
        <w:fldChar w:fldCharType="separate"/>
      </w:r>
      <w:r w:rsidRPr="00797BB9">
        <w:rPr>
          <w:rStyle w:val="Hipervnculo"/>
          <w:lang w:val="es-CL"/>
        </w:rPr>
        <w:t>Linzer</w:t>
      </w:r>
      <w:proofErr w:type="spellEnd"/>
      <w:r w:rsidRPr="00797BB9">
        <w:rPr>
          <w:rStyle w:val="Hipervnculo"/>
          <w:lang w:val="es-CL"/>
        </w:rPr>
        <w:t xml:space="preserve"> &amp; Lewis, 2011</w:t>
      </w:r>
      <w:r>
        <w:rPr>
          <w:rStyle w:val="Hipervnculo"/>
        </w:rPr>
        <w:fldChar w:fldCharType="end"/>
      </w:r>
      <w:r w:rsidRPr="00797BB9">
        <w:rPr>
          <w:lang w:val="es-CL"/>
        </w:rPr>
        <w:t>).</w:t>
      </w:r>
    </w:p>
    <w:p w14:paraId="12A871AD" w14:textId="77777777" w:rsidR="00A7296A" w:rsidRPr="00797BB9" w:rsidRDefault="00000000">
      <w:pPr>
        <w:pStyle w:val="Textoindependiente"/>
        <w:rPr>
          <w:lang w:val="es-CL"/>
        </w:rPr>
      </w:pPr>
      <w:r w:rsidRPr="00797BB9">
        <w:rPr>
          <w:lang w:val="es-CL"/>
        </w:rPr>
        <w:t xml:space="preserve">La selección del modelo se realizó a partir de la evaluación del ajuste estadístico de modelos con distintos números de clase mediante el Criterio de Información Akaike (AIC) y el Criterio de Información Bayesiano (BIC), además de criterios de </w:t>
      </w:r>
      <w:proofErr w:type="spellStart"/>
      <w:r w:rsidRPr="00797BB9">
        <w:rPr>
          <w:lang w:val="es-CL"/>
        </w:rPr>
        <w:t>interpretatibilidad</w:t>
      </w:r>
      <w:proofErr w:type="spellEnd"/>
      <w:r w:rsidRPr="00797BB9">
        <w:rPr>
          <w:lang w:val="es-CL"/>
        </w:rPr>
        <w:t xml:space="preserve"> teórica. AIC y BIC son dos indicadores de ajuste estadístico relativo que permiten la comparación de modelos. Un valor más bajo en estos indicadores indica un mejor ajuste, lo que representa un equilibrio óptimo entre la complejidad y la parsimonia del modelo (</w:t>
      </w:r>
      <w:r>
        <w:fldChar w:fldCharType="begin"/>
      </w:r>
      <w:r w:rsidRPr="000C4508">
        <w:rPr>
          <w:lang w:val="es-CL"/>
          <w:rPrChange w:id="227" w:author="Gabriel Cortes" w:date="2024-03-28T11:53:00Z">
            <w:rPr/>
          </w:rPrChange>
        </w:rPr>
        <w:instrText>HYPERLINK \l "ref-collins2010" \h</w:instrText>
      </w:r>
      <w:r>
        <w:fldChar w:fldCharType="separate"/>
      </w:r>
      <w:r w:rsidRPr="00797BB9">
        <w:rPr>
          <w:rStyle w:val="Hipervnculo"/>
          <w:lang w:val="es-CL"/>
        </w:rPr>
        <w:t>Collins &amp; Lanza, 2010</w:t>
      </w:r>
      <w:r>
        <w:rPr>
          <w:rStyle w:val="Hipervnculo"/>
          <w:lang w:val="es-CL"/>
        </w:rPr>
        <w:fldChar w:fldCharType="end"/>
      </w:r>
      <w:r w:rsidRPr="00797BB9">
        <w:rPr>
          <w:lang w:val="es-CL"/>
        </w:rPr>
        <w:t>).</w:t>
      </w:r>
    </w:p>
    <w:p w14:paraId="631DB93C" w14:textId="77777777" w:rsidR="00A7296A" w:rsidRPr="00797BB9" w:rsidRDefault="00000000">
      <w:pPr>
        <w:pStyle w:val="Ttulo3"/>
        <w:rPr>
          <w:lang w:val="es-CL"/>
        </w:rPr>
      </w:pPr>
      <w:bookmarkStart w:id="228" w:name="X3f9f521fab04001c4731851c1e803cd138bd635"/>
      <w:bookmarkEnd w:id="223"/>
      <w:r w:rsidRPr="00797BB9">
        <w:rPr>
          <w:lang w:val="es-CL"/>
        </w:rPr>
        <w:lastRenderedPageBreak/>
        <w:t>Análisis de Varianza y Modelos de Regresión</w:t>
      </w:r>
    </w:p>
    <w:p w14:paraId="06582644" w14:textId="1D9D6745" w:rsidR="00A7296A" w:rsidRPr="00797BB9" w:rsidRDefault="00000000">
      <w:pPr>
        <w:pStyle w:val="FirstParagraph"/>
        <w:rPr>
          <w:lang w:val="es-CL"/>
        </w:rPr>
      </w:pPr>
      <w:r w:rsidRPr="00797BB9">
        <w:rPr>
          <w:lang w:val="es-CL"/>
        </w:rPr>
        <w:t>Para determinar la relación entre los perfiles de individualismo identificados y el apoyo a un líder fuerte se realizó, en primer lugar, un ANOVA con el fin de determinar si existen diferencias significativas en la</w:t>
      </w:r>
      <w:ins w:id="229" w:author="Gabriel Cortes" w:date="2024-03-27T18:05:00Z">
        <w:r w:rsidR="005E2890">
          <w:rPr>
            <w:lang w:val="es-CL"/>
          </w:rPr>
          <w:t xml:space="preserve"> proporción </w:t>
        </w:r>
      </w:ins>
      <w:del w:id="230" w:author="Gabriel Cortes" w:date="2024-03-27T18:05:00Z">
        <w:r w:rsidRPr="00797BB9" w:rsidDel="005E2890">
          <w:rPr>
            <w:lang w:val="es-CL"/>
          </w:rPr>
          <w:delText xml:space="preserve">s medias </w:delText>
        </w:r>
      </w:del>
      <w:r w:rsidRPr="00797BB9">
        <w:rPr>
          <w:lang w:val="es-CL"/>
        </w:rPr>
        <w:t>de apoyo a un líder fuerte para cada grupo de individualismo.</w:t>
      </w:r>
    </w:p>
    <w:p w14:paraId="7EC0AEA7" w14:textId="77777777" w:rsidR="00A7296A" w:rsidRPr="00797BB9" w:rsidRDefault="00000000">
      <w:pPr>
        <w:pStyle w:val="Textoindependiente"/>
        <w:rPr>
          <w:lang w:val="es-CL"/>
        </w:rPr>
      </w:pPr>
      <w:r w:rsidRPr="00797BB9">
        <w:rPr>
          <w:lang w:val="es-CL"/>
        </w:rPr>
        <w:t>Una vez comprobadas esas diferencias, se realizó un modelo de regresión logística para establecer la relación entre los perfiles de individualismo y el apoyo a un líder fuerte. Para esto, se construyó una nueva variable categórica de individualismo, asignando a cada caso una categoría (esto es, un perfil de individualismo) en función de la máxima probabilidad posterior de membresía estimada por el modelo de clases latentes.</w:t>
      </w:r>
    </w:p>
    <w:p w14:paraId="40F94676" w14:textId="77777777" w:rsidR="00A7296A" w:rsidRPr="00797BB9" w:rsidRDefault="00000000">
      <w:pPr>
        <w:pStyle w:val="Textoindependiente"/>
        <w:rPr>
          <w:lang w:val="es-CL"/>
        </w:rPr>
      </w:pPr>
      <w:r w:rsidRPr="00797BB9">
        <w:rPr>
          <w:lang w:val="es-CL"/>
        </w:rPr>
        <w:t xml:space="preserve">Suponiendo, pues, que la </w:t>
      </w:r>
      <m:oMath>
        <m:r>
          <w:rPr>
            <w:rFonts w:ascii="Cambria Math" w:hAnsi="Cambria Math"/>
          </w:rPr>
          <m:t>clas</m:t>
        </m:r>
        <m:sSub>
          <m:sSubPr>
            <m:ctrlPr>
              <w:rPr>
                <w:rFonts w:ascii="Cambria Math" w:hAnsi="Cambria Math"/>
              </w:rPr>
            </m:ctrlPr>
          </m:sSubPr>
          <m:e>
            <m:r>
              <w:rPr>
                <w:rFonts w:ascii="Cambria Math" w:hAnsi="Cambria Math"/>
              </w:rPr>
              <m:t>e</m:t>
            </m:r>
          </m:e>
          <m:sub>
            <m:r>
              <w:rPr>
                <w:rFonts w:ascii="Cambria Math" w:hAnsi="Cambria Math"/>
                <w:lang w:val="es-CL"/>
              </w:rPr>
              <m:t>1</m:t>
            </m:r>
          </m:sub>
        </m:sSub>
      </m:oMath>
      <w:r w:rsidRPr="00797BB9">
        <w:rPr>
          <w:lang w:val="es-CL"/>
        </w:rPr>
        <w:t xml:space="preserve"> se tomaría como categoría de referencia, el modelo base de esta investigación quedaría definido por la siguiente fórmula:</w:t>
      </w:r>
    </w:p>
    <w:p w14:paraId="3610F835" w14:textId="77777777" w:rsidR="00A7296A" w:rsidRDefault="00000000">
      <w:pPr>
        <w:pStyle w:val="Textoindependiente"/>
      </w:pPr>
      <m:oMathPara>
        <m:oMathParaPr>
          <m:jc m:val="center"/>
        </m:oMathParaPr>
        <m:oMath>
          <m:r>
            <w:rPr>
              <w:rFonts w:ascii="Cambria Math" w:hAnsi="Cambria Math"/>
            </w:rPr>
            <m:t>log</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apoya</m:t>
                      </m:r>
                      <m:r>
                        <m:rPr>
                          <m:sty m:val="p"/>
                        </m:rPr>
                        <w:rPr>
                          <w:rFonts w:ascii="Cambria Math" w:hAnsi="Cambria Math"/>
                        </w:rPr>
                        <m:t>_</m:t>
                      </m:r>
                      <m:r>
                        <w:rPr>
                          <w:rFonts w:ascii="Cambria Math" w:hAnsi="Cambria Math"/>
                        </w:rPr>
                        <m:t>liderfuerte</m:t>
                      </m:r>
                    </m:sub>
                  </m:sSub>
                </m:num>
                <m:den>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apoya</m:t>
                      </m:r>
                      <m:r>
                        <m:rPr>
                          <m:sty m:val="p"/>
                        </m:rPr>
                        <w:rPr>
                          <w:rFonts w:ascii="Cambria Math" w:hAnsi="Cambria Math"/>
                        </w:rPr>
                        <m:t>_</m:t>
                      </m:r>
                      <m:r>
                        <w:rPr>
                          <w:rFonts w:ascii="Cambria Math" w:hAnsi="Cambria Math"/>
                        </w:rPr>
                        <m:t>liderfuerte</m:t>
                      </m:r>
                    </m:sub>
                  </m:sSub>
                </m:den>
              </m:f>
            </m:e>
          </m:d>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Clas</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Clas</m:t>
          </m:r>
          <m:sSub>
            <m:sSubPr>
              <m:ctrlPr>
                <w:rPr>
                  <w:rFonts w:ascii="Cambria Math" w:hAnsi="Cambria Math"/>
                </w:rPr>
              </m:ctrlPr>
            </m:sSubPr>
            <m:e>
              <m:r>
                <w:rPr>
                  <w:rFonts w:ascii="Cambria Math" w:hAnsi="Cambria Math"/>
                </w:rPr>
                <m:t>e</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k</m:t>
              </m:r>
            </m:sub>
          </m:sSub>
          <m:r>
            <w:rPr>
              <w:rFonts w:ascii="Cambria Math" w:hAnsi="Cambria Math"/>
            </w:rPr>
            <m:t>Clas</m:t>
          </m:r>
          <m:sSub>
            <m:sSubPr>
              <m:ctrlPr>
                <w:rPr>
                  <w:rFonts w:ascii="Cambria Math" w:hAnsi="Cambria Math"/>
                </w:rPr>
              </m:ctrlPr>
            </m:sSubPr>
            <m:e>
              <m:r>
                <w:rPr>
                  <w:rFonts w:ascii="Cambria Math" w:hAnsi="Cambria Math"/>
                </w:rPr>
                <m:t>e</m:t>
              </m:r>
            </m:e>
            <m:sub>
              <m:r>
                <w:rPr>
                  <w:rFonts w:ascii="Cambria Math" w:hAnsi="Cambria Math"/>
                </w:rPr>
                <m:t>j</m:t>
              </m:r>
            </m:sub>
          </m:sSub>
        </m:oMath>
      </m:oMathPara>
    </w:p>
    <w:p w14:paraId="440ECCD7" w14:textId="77777777" w:rsidR="00A7296A" w:rsidRPr="00797BB9" w:rsidRDefault="00000000">
      <w:pPr>
        <w:pStyle w:val="FirstParagraph"/>
        <w:rPr>
          <w:lang w:val="es-CL"/>
        </w:rPr>
      </w:pPr>
      <w:r w:rsidRPr="00797BB9">
        <w:rPr>
          <w:lang w:val="es-CL"/>
        </w:rPr>
        <w:t>Esta no es una solución ideal, dado el error asociado a la condición probabilística de la técnica (</w:t>
      </w:r>
      <w:r>
        <w:fldChar w:fldCharType="begin"/>
      </w:r>
      <w:r w:rsidRPr="000C4508">
        <w:rPr>
          <w:lang w:val="es-CL"/>
          <w:rPrChange w:id="231" w:author="Gabriel Cortes" w:date="2024-03-28T11:53:00Z">
            <w:rPr/>
          </w:rPrChange>
        </w:rPr>
        <w:instrText>HYPERLINK \l "ref-collins2010" \h</w:instrText>
      </w:r>
      <w:r>
        <w:fldChar w:fldCharType="separate"/>
      </w:r>
      <w:r w:rsidRPr="00797BB9">
        <w:rPr>
          <w:rStyle w:val="Hipervnculo"/>
          <w:lang w:val="es-CL"/>
        </w:rPr>
        <w:t>Collins &amp; Lanza, 2010</w:t>
      </w:r>
      <w:r>
        <w:rPr>
          <w:rStyle w:val="Hipervnculo"/>
          <w:lang w:val="es-CL"/>
        </w:rPr>
        <w:fldChar w:fldCharType="end"/>
      </w:r>
      <w:r w:rsidRPr="00797BB9">
        <w:rPr>
          <w:lang w:val="es-CL"/>
        </w:rPr>
        <w:t>), pero al menos es una salida pragmática que permitiría arrojar luces sobre la asociación entre los dos fenómenos centrales de esta investigación.</w:t>
      </w:r>
    </w:p>
    <w:p w14:paraId="06D527CE" w14:textId="77777777" w:rsidR="00A7296A" w:rsidRPr="00797BB9" w:rsidRDefault="00000000">
      <w:pPr>
        <w:pStyle w:val="Ttulo1"/>
        <w:rPr>
          <w:lang w:val="es-CL"/>
        </w:rPr>
      </w:pPr>
      <w:bookmarkStart w:id="232" w:name="resultados"/>
      <w:bookmarkEnd w:id="162"/>
      <w:bookmarkEnd w:id="218"/>
      <w:bookmarkEnd w:id="228"/>
      <w:r w:rsidRPr="00797BB9">
        <w:rPr>
          <w:rStyle w:val="SectionNumber"/>
          <w:lang w:val="es-CL"/>
        </w:rPr>
        <w:t>4</w:t>
      </w:r>
      <w:r w:rsidRPr="00797BB9">
        <w:rPr>
          <w:lang w:val="es-CL"/>
        </w:rPr>
        <w:tab/>
        <w:t>Resultados</w:t>
      </w:r>
    </w:p>
    <w:p w14:paraId="3A64B931" w14:textId="77777777" w:rsidR="00A7296A" w:rsidRDefault="00000000">
      <w:pPr>
        <w:pStyle w:val="Ttulo2"/>
      </w:pPr>
      <w:bookmarkStart w:id="233" w:name="apoyo-a-un-líder-fuerte-1"/>
      <w:r>
        <w:rPr>
          <w:rStyle w:val="SectionNumber"/>
        </w:rPr>
        <w:t>4.1</w:t>
      </w:r>
      <w:r>
        <w:tab/>
        <w:t>Apoyo a un Líder Fuerte</w:t>
      </w:r>
    </w:p>
    <w:p w14:paraId="45215ED9" w14:textId="5F0DD8E0" w:rsidR="00A7296A" w:rsidRPr="00797BB9" w:rsidRDefault="00000000">
      <w:pPr>
        <w:pStyle w:val="FirstParagraph"/>
        <w:rPr>
          <w:lang w:val="es-CL"/>
        </w:rPr>
      </w:pPr>
      <w:r w:rsidRPr="00797BB9">
        <w:rPr>
          <w:lang w:val="es-CL"/>
        </w:rPr>
        <w:t>En primer lugar, se procederá a describir los niveles de apoyo a un líder fuerte en Chile. Se observa que el 44% de la población considera que es bueno o muy bueno contar con un líder fuerte que no tome en cuenta al parlamento y a las elecciones. Este porcentaje representa el valor más bajo entre los países latinoamericanos incluidos en la Encuesta Mundial de Valores, donde solo Chile y Uruguay se encuentran bajo el 50%</w:t>
      </w:r>
      <w:ins w:id="234" w:author="Gabriel Cortes" w:date="2024-03-27T18:07:00Z">
        <w:r w:rsidR="005E2890">
          <w:rPr>
            <w:lang w:val="es-CL"/>
          </w:rPr>
          <w:t>,</w:t>
        </w:r>
      </w:ins>
      <w:r w:rsidRPr="00797BB9">
        <w:rPr>
          <w:lang w:val="es-CL"/>
        </w:rPr>
        <w:t xml:space="preserve"> y se eleva por sobre el 70% en países como México, Guatemala y Ecuador. Sin embargo, también se debe notar una tendencia al alza en el apoyo a un líder fuerte si se comparan los niveles de apoyo </w:t>
      </w:r>
      <w:del w:id="235" w:author="Gabriel Cortes" w:date="2024-03-27T18:08:00Z">
        <w:r w:rsidRPr="00797BB9" w:rsidDel="005E2890">
          <w:rPr>
            <w:lang w:val="es-CL"/>
          </w:rPr>
          <w:delText>acutales</w:delText>
        </w:r>
      </w:del>
      <w:ins w:id="236" w:author="Gabriel Cortes" w:date="2024-03-27T18:08:00Z">
        <w:r w:rsidR="005E2890" w:rsidRPr="00797BB9">
          <w:rPr>
            <w:lang w:val="es-CL"/>
          </w:rPr>
          <w:t>actuales</w:t>
        </w:r>
      </w:ins>
      <w:r w:rsidRPr="00797BB9">
        <w:rPr>
          <w:lang w:val="es-CL"/>
        </w:rPr>
        <w:t xml:space="preserve"> con los medidos en olas anteriores, creciendo </w:t>
      </w:r>
      <w:del w:id="237" w:author="Gabriel Cortes" w:date="2024-03-27T18:09:00Z">
        <w:r w:rsidRPr="00797BB9" w:rsidDel="005E2890">
          <w:rPr>
            <w:lang w:val="es-CL"/>
          </w:rPr>
          <w:delText>10 puntos</w:delText>
        </w:r>
      </w:del>
      <w:ins w:id="238" w:author="Gabriel Cortes" w:date="2024-03-27T18:09:00Z">
        <w:r w:rsidR="005E2890">
          <w:rPr>
            <w:lang w:val="es-CL"/>
          </w:rPr>
          <w:t>casi 12 puntos</w:t>
        </w:r>
      </w:ins>
      <w:r w:rsidRPr="00797BB9">
        <w:rPr>
          <w:lang w:val="es-CL"/>
        </w:rPr>
        <w:t xml:space="preserve"> porcentuales entre 2006 y 2018.</w:t>
      </w:r>
    </w:p>
    <w:p w14:paraId="2C4080B4" w14:textId="77777777" w:rsidR="00A7296A" w:rsidRDefault="00000000">
      <w:pPr>
        <w:pStyle w:val="CaptionedFigure"/>
      </w:pPr>
      <w:r>
        <w:rPr>
          <w:noProof/>
        </w:rPr>
        <w:lastRenderedPageBreak/>
        <w:drawing>
          <wp:inline distT="0" distB="0" distL="0" distR="0" wp14:anchorId="13A4E500" wp14:editId="37F1EBBF">
            <wp:extent cx="5600700" cy="4480560"/>
            <wp:effectExtent l="0" t="0" r="0" b="0"/>
            <wp:docPr id="43" name="Picture" descr="Figura 4.1: Apoyo a Líder Fuerte en América (7ma Ola) y en Chile (1996-2018)"/>
            <wp:cNvGraphicFramePr/>
            <a:graphic xmlns:a="http://schemas.openxmlformats.org/drawingml/2006/main">
              <a:graphicData uri="http://schemas.openxmlformats.org/drawingml/2006/picture">
                <pic:pic xmlns:pic="http://schemas.openxmlformats.org/drawingml/2006/picture">
                  <pic:nvPicPr>
                    <pic:cNvPr id="44" name="Picture" descr="tesis_files/figure-docx/unnamed-chunk-5-1.png"/>
                    <pic:cNvPicPr>
                      <a:picLocks noChangeAspect="1" noChangeArrowheads="1"/>
                    </pic:cNvPicPr>
                  </pic:nvPicPr>
                  <pic:blipFill>
                    <a:blip r:embed="rId8"/>
                    <a:stretch>
                      <a:fillRect/>
                    </a:stretch>
                  </pic:blipFill>
                  <pic:spPr bwMode="auto">
                    <a:xfrm>
                      <a:off x="0" y="0"/>
                      <a:ext cx="5600700" cy="4480560"/>
                    </a:xfrm>
                    <a:prstGeom prst="rect">
                      <a:avLst/>
                    </a:prstGeom>
                    <a:noFill/>
                    <a:ln w="9525">
                      <a:noFill/>
                      <a:headEnd/>
                      <a:tailEnd/>
                    </a:ln>
                  </pic:spPr>
                </pic:pic>
              </a:graphicData>
            </a:graphic>
          </wp:inline>
        </w:drawing>
      </w:r>
    </w:p>
    <w:p w14:paraId="41963303" w14:textId="77777777" w:rsidR="00A7296A" w:rsidRPr="00797BB9" w:rsidRDefault="00000000">
      <w:pPr>
        <w:pStyle w:val="ImageCaption"/>
        <w:rPr>
          <w:lang w:val="es-CL"/>
        </w:rPr>
      </w:pPr>
      <w:bookmarkStart w:id="239" w:name="fig:unnamed-chunk-5"/>
      <w:bookmarkEnd w:id="239"/>
      <w:r w:rsidRPr="00797BB9">
        <w:rPr>
          <w:lang w:val="es-CL"/>
        </w:rPr>
        <w:t>Figura 4.1: Apoyo a Líder Fuerte en América (7ma Ola) y en Chile (1996-2018)</w:t>
      </w:r>
    </w:p>
    <w:p w14:paraId="3A2FC7B7" w14:textId="77777777" w:rsidR="00A7296A" w:rsidRDefault="00000000">
      <w:pPr>
        <w:pStyle w:val="Ttulo2"/>
      </w:pPr>
      <w:bookmarkStart w:id="240" w:name="análisis-de-clases-latentes-1"/>
      <w:bookmarkEnd w:id="233"/>
      <w:r>
        <w:rPr>
          <w:rStyle w:val="SectionNumber"/>
        </w:rPr>
        <w:lastRenderedPageBreak/>
        <w:t>4.2</w:t>
      </w:r>
      <w:r>
        <w:tab/>
        <w:t>Análisis de Clases Latentes</w:t>
      </w:r>
    </w:p>
    <w:p w14:paraId="560D9836" w14:textId="77777777" w:rsidR="00A7296A" w:rsidRPr="00797BB9" w:rsidRDefault="00000000">
      <w:pPr>
        <w:pStyle w:val="Ttulo3"/>
        <w:rPr>
          <w:lang w:val="es-CL"/>
        </w:rPr>
      </w:pPr>
      <w:bookmarkStart w:id="241" w:name="análisis-descriptivo-1"/>
      <w:r w:rsidRPr="00797BB9">
        <w:rPr>
          <w:lang w:val="es-CL"/>
        </w:rPr>
        <w:t>Análisis Descriptivo</w:t>
      </w:r>
    </w:p>
    <w:p w14:paraId="62953C90" w14:textId="77777777" w:rsidR="00A7296A" w:rsidRPr="00797BB9" w:rsidRDefault="00000000">
      <w:pPr>
        <w:pStyle w:val="FirstParagraph"/>
        <w:rPr>
          <w:lang w:val="es-CL"/>
        </w:rPr>
      </w:pPr>
      <w:r>
        <w:rPr>
          <w:noProof/>
        </w:rPr>
        <w:drawing>
          <wp:inline distT="0" distB="0" distL="0" distR="0" wp14:anchorId="56EDC172" wp14:editId="7A23220E">
            <wp:extent cx="5600700" cy="4480560"/>
            <wp:effectExtent l="0" t="0" r="0" b="0"/>
            <wp:docPr id="48" name="Picture" descr="Figura 4.2: Distribución indicadores de individualismo (recodificados)"/>
            <wp:cNvGraphicFramePr/>
            <a:graphic xmlns:a="http://schemas.openxmlformats.org/drawingml/2006/main">
              <a:graphicData uri="http://schemas.openxmlformats.org/drawingml/2006/picture">
                <pic:pic xmlns:pic="http://schemas.openxmlformats.org/drawingml/2006/picture">
                  <pic:nvPicPr>
                    <pic:cNvPr id="49" name="Picture" descr="tesis_files/figure-docx/unnamed-chunk-6-1.png"/>
                    <pic:cNvPicPr>
                      <a:picLocks noChangeAspect="1" noChangeArrowheads="1"/>
                    </pic:cNvPicPr>
                  </pic:nvPicPr>
                  <pic:blipFill>
                    <a:blip r:embed="rId9"/>
                    <a:stretch>
                      <a:fillRect/>
                    </a:stretch>
                  </pic:blipFill>
                  <pic:spPr bwMode="auto">
                    <a:xfrm>
                      <a:off x="0" y="0"/>
                      <a:ext cx="5600700" cy="4480560"/>
                    </a:xfrm>
                    <a:prstGeom prst="rect">
                      <a:avLst/>
                    </a:prstGeom>
                    <a:noFill/>
                    <a:ln w="9525">
                      <a:noFill/>
                      <a:headEnd/>
                      <a:tailEnd/>
                    </a:ln>
                  </pic:spPr>
                </pic:pic>
              </a:graphicData>
            </a:graphic>
          </wp:inline>
        </w:drawing>
      </w:r>
      <w:r w:rsidRPr="00797BB9">
        <w:rPr>
          <w:lang w:val="es-CL"/>
        </w:rPr>
        <w:t xml:space="preserve">  Nota. Elaboración propia en base a datos de la Encuesta Mundial de Valores (</w:t>
      </w:r>
      <w:proofErr w:type="spellStart"/>
      <w:r w:rsidRPr="00797BB9">
        <w:rPr>
          <w:lang w:val="es-CL"/>
        </w:rPr>
        <w:t>Haerpfer</w:t>
      </w:r>
      <w:proofErr w:type="spellEnd"/>
      <w:r w:rsidRPr="00797BB9">
        <w:rPr>
          <w:lang w:val="es-CL"/>
        </w:rPr>
        <w:t xml:space="preserve"> et al., 2020); Todas las variables son dicotómicas, excepto los indicadores de independencia, interdependencia relacional e interdependencia colectiva, que no se recodificaron y se mantuvieron como variables categóricas de 4 categorías.</w:t>
      </w:r>
    </w:p>
    <w:p w14:paraId="12413E33" w14:textId="77777777" w:rsidR="00A7296A" w:rsidRPr="00797BB9" w:rsidRDefault="00000000">
      <w:pPr>
        <w:pStyle w:val="Textoindependiente"/>
        <w:rPr>
          <w:lang w:val="es-CL"/>
        </w:rPr>
      </w:pPr>
      <w:r w:rsidRPr="00797BB9">
        <w:rPr>
          <w:lang w:val="es-CL"/>
        </w:rPr>
        <w:t>En la Figura 4.2 se presenta la distribución de los indicadores de individualismo para el total de la muestra. Se destaca una alta valoración de la competencia (70%), pero un amplio rechazo al actuar estratégico cuando se trata de mentir para obtener beneficios sociales (63%) o en la evasión en el transporte público (80%). Además, se nota una valoración moderadamente alta de los indicadores de individualismo moral e individualismo expresivo.</w:t>
      </w:r>
    </w:p>
    <w:p w14:paraId="6BFBF4DB" w14:textId="454D6AA6" w:rsidR="00A7296A" w:rsidRPr="00797BB9" w:rsidRDefault="005E2890">
      <w:pPr>
        <w:pStyle w:val="Textoindependiente"/>
        <w:rPr>
          <w:lang w:val="es-CL"/>
        </w:rPr>
      </w:pPr>
      <w:ins w:id="242" w:author="Gabriel Cortes" w:date="2024-03-27T18:12:00Z">
        <w:r>
          <w:rPr>
            <w:lang w:val="es-CL"/>
          </w:rPr>
          <w:t>Por otro lado, e</w:t>
        </w:r>
      </w:ins>
      <w:del w:id="243" w:author="Gabriel Cortes" w:date="2024-03-27T18:12:00Z">
        <w:r w:rsidRPr="00797BB9" w:rsidDel="005E2890">
          <w:rPr>
            <w:lang w:val="es-CL"/>
          </w:rPr>
          <w:delText>E</w:delText>
        </w:r>
      </w:del>
      <w:r w:rsidRPr="00797BB9">
        <w:rPr>
          <w:lang w:val="es-CL"/>
        </w:rPr>
        <w:t xml:space="preserve">l 83% se siente a cargo de su vida, lo que refleja un alto nivel de independencia. De manera similar, un 84% considera que hacer sentir orgullosos a sus padres es uno de los principales objetivos en sus vidas. Además, un 90% de la población se siente cercana o muy cercana a su país. Estos hallazgos son coherentes con investigaciones previas que sugieren que las autoconcepciones independientes e </w:t>
      </w:r>
      <w:r w:rsidRPr="00797BB9">
        <w:rPr>
          <w:lang w:val="es-CL"/>
        </w:rPr>
        <w:lastRenderedPageBreak/>
        <w:t>interdependientes no son contradictorias, sino que muestran niveles igualmente altos en Chile (</w:t>
      </w:r>
      <w:r w:rsidR="00000000">
        <w:fldChar w:fldCharType="begin"/>
      </w:r>
      <w:r w:rsidR="00000000" w:rsidRPr="000C4508">
        <w:rPr>
          <w:lang w:val="es-CL"/>
          <w:rPrChange w:id="244" w:author="Gabriel Cortes" w:date="2024-03-28T11:53:00Z">
            <w:rPr/>
          </w:rPrChange>
        </w:rPr>
        <w:instrText>HYPERLINK \l "ref-benavides2020" \h</w:instrText>
      </w:r>
      <w:r w:rsidR="00000000">
        <w:fldChar w:fldCharType="separate"/>
      </w:r>
      <w:r w:rsidRPr="00797BB9">
        <w:rPr>
          <w:rStyle w:val="Hipervnculo"/>
          <w:lang w:val="es-CL"/>
        </w:rPr>
        <w:t>Benavides &amp; Hur, 2020</w:t>
      </w:r>
      <w:r w:rsidR="00000000">
        <w:rPr>
          <w:rStyle w:val="Hipervnculo"/>
          <w:lang w:val="es-CL"/>
        </w:rPr>
        <w:fldChar w:fldCharType="end"/>
      </w:r>
      <w:r w:rsidRPr="00797BB9">
        <w:rPr>
          <w:lang w:val="es-CL"/>
        </w:rPr>
        <w:t xml:space="preserve">; </w:t>
      </w:r>
      <w:r w:rsidR="00000000">
        <w:fldChar w:fldCharType="begin"/>
      </w:r>
      <w:r w:rsidR="00000000" w:rsidRPr="000C4508">
        <w:rPr>
          <w:lang w:val="es-CL"/>
          <w:rPrChange w:id="245" w:author="Gabriel Cortes" w:date="2024-03-28T11:53:00Z">
            <w:rPr/>
          </w:rPrChange>
        </w:rPr>
        <w:instrText>HYPERLINK \l "ref-kolstad2009" \h</w:instrText>
      </w:r>
      <w:r w:rsidR="00000000">
        <w:fldChar w:fldCharType="separate"/>
      </w:r>
      <w:proofErr w:type="spellStart"/>
      <w:r w:rsidRPr="00797BB9">
        <w:rPr>
          <w:rStyle w:val="Hipervnculo"/>
          <w:lang w:val="es-CL"/>
        </w:rPr>
        <w:t>Kolstad</w:t>
      </w:r>
      <w:proofErr w:type="spellEnd"/>
      <w:r w:rsidRPr="00797BB9">
        <w:rPr>
          <w:rStyle w:val="Hipervnculo"/>
          <w:lang w:val="es-CL"/>
        </w:rPr>
        <w:t xml:space="preserve"> &amp; </w:t>
      </w:r>
      <w:proofErr w:type="spellStart"/>
      <w:r w:rsidRPr="00797BB9">
        <w:rPr>
          <w:rStyle w:val="Hipervnculo"/>
          <w:lang w:val="es-CL"/>
        </w:rPr>
        <w:t>Horpestad</w:t>
      </w:r>
      <w:proofErr w:type="spellEnd"/>
      <w:r w:rsidRPr="00797BB9">
        <w:rPr>
          <w:rStyle w:val="Hipervnculo"/>
          <w:lang w:val="es-CL"/>
        </w:rPr>
        <w:t>, 2009</w:t>
      </w:r>
      <w:r w:rsidR="00000000">
        <w:rPr>
          <w:rStyle w:val="Hipervnculo"/>
          <w:lang w:val="es-CL"/>
        </w:rPr>
        <w:fldChar w:fldCharType="end"/>
      </w:r>
      <w:r w:rsidRPr="00797BB9">
        <w:rPr>
          <w:lang w:val="es-CL"/>
        </w:rPr>
        <w:t>).</w:t>
      </w:r>
    </w:p>
    <w:p w14:paraId="3BED5697" w14:textId="77777777" w:rsidR="00A7296A" w:rsidRPr="00797BB9" w:rsidRDefault="00000000">
      <w:pPr>
        <w:pStyle w:val="Textoindependiente"/>
        <w:rPr>
          <w:lang w:val="es-CL"/>
        </w:rPr>
      </w:pPr>
      <w:r w:rsidRPr="00797BB9">
        <w:rPr>
          <w:lang w:val="es-CL"/>
        </w:rPr>
        <w:t>Por último, una proporción importante de la población (62%) prioriza la seguridad (en rojo) por encima de la libertad (en azul). Este hallazgo – que resulta interesante leerlo, además, a la luz de la crisis de seguridad que atraviesa el país actualmente – podría representar evidencia a favor de que la autonomía no es el valor principal en base al cual las personas se constituyen como individuos en Chile (</w:t>
      </w:r>
      <w:proofErr w:type="spellStart"/>
      <w:r>
        <w:fldChar w:fldCharType="begin"/>
      </w:r>
      <w:r w:rsidRPr="00797BB9">
        <w:rPr>
          <w:lang w:val="es-CL"/>
        </w:rPr>
        <w:instrText>HYPERLINK \l "ref-martuccelli2010" \h</w:instrText>
      </w:r>
      <w:r>
        <w:fldChar w:fldCharType="separate"/>
      </w:r>
      <w:r w:rsidRPr="00797BB9">
        <w:rPr>
          <w:rStyle w:val="Hipervnculo"/>
          <w:lang w:val="es-CL"/>
        </w:rPr>
        <w:t>Martuccelli</w:t>
      </w:r>
      <w:proofErr w:type="spellEnd"/>
      <w:r w:rsidRPr="00797BB9">
        <w:rPr>
          <w:rStyle w:val="Hipervnculo"/>
          <w:lang w:val="es-CL"/>
        </w:rPr>
        <w:t>, 2010</w:t>
      </w:r>
      <w:r>
        <w:rPr>
          <w:rStyle w:val="Hipervnculo"/>
        </w:rPr>
        <w:fldChar w:fldCharType="end"/>
      </w:r>
      <w:r w:rsidRPr="00797BB9">
        <w:rPr>
          <w:lang w:val="es-CL"/>
        </w:rPr>
        <w:t>).</w:t>
      </w:r>
    </w:p>
    <w:p w14:paraId="1B1FC164" w14:textId="77777777" w:rsidR="00A7296A" w:rsidRPr="00797BB9" w:rsidRDefault="00000000">
      <w:pPr>
        <w:pStyle w:val="Ttulo3"/>
        <w:rPr>
          <w:lang w:val="es-CL"/>
        </w:rPr>
      </w:pPr>
      <w:bookmarkStart w:id="246" w:name="modelo-de-clases-latentes"/>
      <w:bookmarkEnd w:id="241"/>
      <w:r w:rsidRPr="00797BB9">
        <w:rPr>
          <w:lang w:val="es-CL"/>
        </w:rPr>
        <w:t>Modelo de Clases Latentes</w:t>
      </w:r>
    </w:p>
    <w:p w14:paraId="3ECF5A51" w14:textId="77777777" w:rsidR="00BF4E58" w:rsidRPr="00797BB9" w:rsidRDefault="00000000" w:rsidP="00BF4E58">
      <w:pPr>
        <w:pStyle w:val="Textoindependiente"/>
        <w:rPr>
          <w:ins w:id="247" w:author="Gabriel Cortes" w:date="2024-03-27T18:16:00Z"/>
          <w:lang w:val="es-CL"/>
        </w:rPr>
      </w:pPr>
      <w:r w:rsidRPr="00797BB9">
        <w:rPr>
          <w:lang w:val="es-CL"/>
        </w:rPr>
        <w:t xml:space="preserve">El siguiente paso, pues, es </w:t>
      </w:r>
      <w:del w:id="248" w:author="Gabriel Cortes" w:date="2024-03-27T18:13:00Z">
        <w:r w:rsidRPr="00797BB9" w:rsidDel="005E2890">
          <w:rPr>
            <w:lang w:val="es-CL"/>
          </w:rPr>
          <w:delText xml:space="preserve">identificar </w:delText>
        </w:r>
      </w:del>
      <w:ins w:id="249" w:author="Gabriel Cortes" w:date="2024-03-27T18:13:00Z">
        <w:r w:rsidR="005E2890">
          <w:rPr>
            <w:lang w:val="es-CL"/>
          </w:rPr>
          <w:t>establecer</w:t>
        </w:r>
        <w:r w:rsidR="005E2890" w:rsidRPr="00797BB9">
          <w:rPr>
            <w:lang w:val="es-CL"/>
          </w:rPr>
          <w:t xml:space="preserve"> </w:t>
        </w:r>
      </w:ins>
      <w:r w:rsidRPr="00797BB9">
        <w:rPr>
          <w:lang w:val="es-CL"/>
        </w:rPr>
        <w:t>si es posible identificar perfiles entre los que los indicadores seleccionados se comportan de manera diferenciada. Para llevar a cabo este análisis, se seleccionó un modelo de 4 clases en base a los estadísticos de ajuste, además de considerar criterios teóricos y de parsimonia (</w:t>
      </w:r>
      <w:r>
        <w:fldChar w:fldCharType="begin"/>
      </w:r>
      <w:r w:rsidRPr="000C4508">
        <w:rPr>
          <w:lang w:val="es-CL"/>
          <w:rPrChange w:id="250" w:author="Gabriel Cortes" w:date="2024-03-28T11:53:00Z">
            <w:rPr/>
          </w:rPrChange>
        </w:rPr>
        <w:instrText>HYPERLINK \l "ref-collins2010" \h</w:instrText>
      </w:r>
      <w:r>
        <w:fldChar w:fldCharType="separate"/>
      </w:r>
      <w:r w:rsidRPr="00797BB9">
        <w:rPr>
          <w:rStyle w:val="Hipervnculo"/>
          <w:lang w:val="es-CL"/>
        </w:rPr>
        <w:t>Collins &amp; Lanza, 2010</w:t>
      </w:r>
      <w:r>
        <w:rPr>
          <w:rStyle w:val="Hipervnculo"/>
          <w:lang w:val="es-CL"/>
        </w:rPr>
        <w:fldChar w:fldCharType="end"/>
      </w:r>
      <w:r w:rsidRPr="00797BB9">
        <w:rPr>
          <w:lang w:val="es-CL"/>
        </w:rPr>
        <w:t xml:space="preserve">). El modelo seleccionado </w:t>
      </w:r>
      <w:ins w:id="251" w:author="Gabriel Cortes" w:date="2024-03-27T18:13:00Z">
        <w:r w:rsidR="005E2890">
          <w:rPr>
            <w:lang w:val="es-CL"/>
          </w:rPr>
          <w:t xml:space="preserve">fue uno de 4 clases, </w:t>
        </w:r>
      </w:ins>
      <w:r w:rsidRPr="00797BB9">
        <w:rPr>
          <w:lang w:val="es-CL"/>
        </w:rPr>
        <w:t>el cual se presenta a continuación en la Figura 4.3.</w:t>
      </w:r>
      <w:ins w:id="252" w:author="Gabriel Cortes" w:date="2024-03-27T18:16:00Z">
        <w:r w:rsidR="00BF4E58">
          <w:rPr>
            <w:lang w:val="es-CL"/>
          </w:rPr>
          <w:t xml:space="preserve"> </w:t>
        </w:r>
        <w:r w:rsidR="00BF4E58" w:rsidRPr="00797BB9">
          <w:rPr>
            <w:lang w:val="es-CL"/>
          </w:rPr>
          <w:t xml:space="preserve">Se observa que las cuatro clases muestran patrones distintos entre sí, así como diferencias respecto a la distribución promedio de la muestra. </w:t>
        </w:r>
      </w:ins>
    </w:p>
    <w:p w14:paraId="2C4AC756" w14:textId="33C8B723" w:rsidR="00A7296A" w:rsidRPr="00797BB9" w:rsidRDefault="00A7296A">
      <w:pPr>
        <w:pStyle w:val="FirstParagraph"/>
        <w:rPr>
          <w:lang w:val="es-CL"/>
        </w:rPr>
      </w:pPr>
    </w:p>
    <w:p w14:paraId="4BCDF5F3" w14:textId="77777777" w:rsidR="00A7296A" w:rsidRPr="00797BB9" w:rsidRDefault="00000000">
      <w:pPr>
        <w:pStyle w:val="Textoindependiente"/>
        <w:rPr>
          <w:lang w:val="es-CL"/>
        </w:rPr>
      </w:pPr>
      <w:r>
        <w:rPr>
          <w:noProof/>
        </w:rPr>
        <w:lastRenderedPageBreak/>
        <w:drawing>
          <wp:inline distT="0" distB="0" distL="0" distR="0" wp14:anchorId="30DE65A7" wp14:editId="5EEE872A">
            <wp:extent cx="5600700" cy="4480560"/>
            <wp:effectExtent l="0" t="0" r="0" b="0"/>
            <wp:docPr id="52" name="Picture" descr="Figura 4.3: Modelo de Clases Latentes de Individualismo (4 clases)"/>
            <wp:cNvGraphicFramePr/>
            <a:graphic xmlns:a="http://schemas.openxmlformats.org/drawingml/2006/main">
              <a:graphicData uri="http://schemas.openxmlformats.org/drawingml/2006/picture">
                <pic:pic xmlns:pic="http://schemas.openxmlformats.org/drawingml/2006/picture">
                  <pic:nvPicPr>
                    <pic:cNvPr id="53" name="Picture" descr="tesis_files/figure-docx/unnamed-chunk-7-1.png"/>
                    <pic:cNvPicPr>
                      <a:picLocks noChangeAspect="1" noChangeArrowheads="1"/>
                    </pic:cNvPicPr>
                  </pic:nvPicPr>
                  <pic:blipFill>
                    <a:blip r:embed="rId10"/>
                    <a:stretch>
                      <a:fillRect/>
                    </a:stretch>
                  </pic:blipFill>
                  <pic:spPr bwMode="auto">
                    <a:xfrm>
                      <a:off x="0" y="0"/>
                      <a:ext cx="5600700" cy="4480560"/>
                    </a:xfrm>
                    <a:prstGeom prst="rect">
                      <a:avLst/>
                    </a:prstGeom>
                    <a:noFill/>
                    <a:ln w="9525">
                      <a:noFill/>
                      <a:headEnd/>
                      <a:tailEnd/>
                    </a:ln>
                  </pic:spPr>
                </pic:pic>
              </a:graphicData>
            </a:graphic>
          </wp:inline>
        </w:drawing>
      </w:r>
      <w:r w:rsidRPr="00797BB9">
        <w:rPr>
          <w:lang w:val="es-CL"/>
        </w:rPr>
        <w:t xml:space="preserve">  Nota. </w:t>
      </w:r>
      <m:oMath>
        <m:r>
          <w:rPr>
            <w:rFonts w:ascii="Cambria Math" w:hAnsi="Cambria Math"/>
          </w:rPr>
          <m:t>N</m:t>
        </m:r>
      </m:oMath>
      <w:r w:rsidRPr="00797BB9">
        <w:rPr>
          <w:lang w:val="es-CL"/>
        </w:rPr>
        <w:t xml:space="preserve">=713; Parametros Estimados = 71; </w:t>
      </w:r>
      <m:oMath>
        <m:sSup>
          <m:sSupPr>
            <m:ctrlPr>
              <w:rPr>
                <w:rFonts w:ascii="Cambria Math" w:hAnsi="Cambria Math"/>
              </w:rPr>
            </m:ctrlPr>
          </m:sSupPr>
          <m:e>
            <m:r>
              <w:rPr>
                <w:rFonts w:ascii="Cambria Math" w:hAnsi="Cambria Math"/>
              </w:rPr>
              <m:t>G</m:t>
            </m:r>
          </m:e>
          <m:sup>
            <m:r>
              <w:rPr>
                <w:rFonts w:ascii="Cambria Math" w:hAnsi="Cambria Math"/>
                <w:lang w:val="es-CL"/>
              </w:rPr>
              <m:t>2</m:t>
            </m:r>
          </m:sup>
        </m:sSup>
      </m:oMath>
      <w:r w:rsidRPr="00797BB9">
        <w:rPr>
          <w:lang w:val="es-CL"/>
        </w:rPr>
        <w:t xml:space="preserve">= 3016,5 (df=642); </w:t>
      </w:r>
      <m:oMath>
        <m:r>
          <w:rPr>
            <w:rFonts w:ascii="Cambria Math" w:hAnsi="Cambria Math"/>
          </w:rPr>
          <m:t>AIC</m:t>
        </m:r>
      </m:oMath>
      <w:r w:rsidRPr="00797BB9">
        <w:rPr>
          <w:lang w:val="es-CL"/>
        </w:rPr>
        <w:t xml:space="preserve">=11.812; </w:t>
      </w:r>
      <m:oMath>
        <m:r>
          <w:rPr>
            <w:rFonts w:ascii="Cambria Math" w:hAnsi="Cambria Math"/>
          </w:rPr>
          <m:t>BIC</m:t>
        </m:r>
      </m:oMath>
      <w:r w:rsidRPr="00797BB9">
        <w:rPr>
          <w:lang w:val="es-CL"/>
        </w:rPr>
        <w:t>=12.136</w:t>
      </w:r>
    </w:p>
    <w:p w14:paraId="37613E99" w14:textId="0633F314" w:rsidR="00A7296A" w:rsidRPr="00797BB9" w:rsidDel="00BF4E58" w:rsidRDefault="00000000">
      <w:pPr>
        <w:pStyle w:val="Textoindependiente"/>
        <w:rPr>
          <w:del w:id="253" w:author="Gabriel Cortes" w:date="2024-03-27T18:16:00Z"/>
          <w:lang w:val="es-CL"/>
        </w:rPr>
      </w:pPr>
      <w:del w:id="254" w:author="Gabriel Cortes" w:date="2024-03-27T18:16:00Z">
        <w:r w:rsidRPr="00797BB9" w:rsidDel="00BF4E58">
          <w:rPr>
            <w:lang w:val="es-CL"/>
          </w:rPr>
          <w:delText>Se observa que las cuatro clases muestran patrones distintos entre sí, así como diferencias respecto a la distribución promedio de la muestra. En la figura 4.5., se describe la distribución estimada de cada uno de los perfiles en la población.</w:delText>
        </w:r>
      </w:del>
    </w:p>
    <w:p w14:paraId="28AB4CD3" w14:textId="239CA3AF" w:rsidR="00A7296A" w:rsidRPr="00797BB9" w:rsidDel="00BF4E58" w:rsidRDefault="00000000">
      <w:pPr>
        <w:pStyle w:val="Textoindependiente"/>
        <w:rPr>
          <w:del w:id="255" w:author="Gabriel Cortes" w:date="2024-03-27T18:16:00Z"/>
          <w:lang w:val="es-CL"/>
        </w:rPr>
      </w:pPr>
      <w:del w:id="256" w:author="Gabriel Cortes" w:date="2024-03-27T18:16:00Z">
        <w:r w:rsidDel="00BF4E58">
          <w:rPr>
            <w:noProof/>
          </w:rPr>
          <w:drawing>
            <wp:inline distT="0" distB="0" distL="0" distR="0" wp14:anchorId="7FC44BBE" wp14:editId="4B402A45">
              <wp:extent cx="5600700" cy="4480560"/>
              <wp:effectExtent l="0" t="0" r="0" b="0"/>
              <wp:docPr id="55" name="Picture" descr="Figura 4.4: Distribución estimada Clases Latentes"/>
              <wp:cNvGraphicFramePr/>
              <a:graphic xmlns:a="http://schemas.openxmlformats.org/drawingml/2006/main">
                <a:graphicData uri="http://schemas.openxmlformats.org/drawingml/2006/picture">
                  <pic:pic xmlns:pic="http://schemas.openxmlformats.org/drawingml/2006/picture">
                    <pic:nvPicPr>
                      <pic:cNvPr id="56" name="Picture" descr="tesis_files/figure-docx/unnamed-chunk-8-1.png"/>
                      <pic:cNvPicPr>
                        <a:picLocks noChangeAspect="1" noChangeArrowheads="1"/>
                      </pic:cNvPicPr>
                    </pic:nvPicPr>
                    <pic:blipFill>
                      <a:blip r:embed="rId11"/>
                      <a:stretch>
                        <a:fillRect/>
                      </a:stretch>
                    </pic:blipFill>
                    <pic:spPr bwMode="auto">
                      <a:xfrm>
                        <a:off x="0" y="0"/>
                        <a:ext cx="5600700" cy="4480560"/>
                      </a:xfrm>
                      <a:prstGeom prst="rect">
                        <a:avLst/>
                      </a:prstGeom>
                      <a:noFill/>
                      <a:ln w="9525">
                        <a:noFill/>
                        <a:headEnd/>
                        <a:tailEnd/>
                      </a:ln>
                    </pic:spPr>
                  </pic:pic>
                </a:graphicData>
              </a:graphic>
            </wp:inline>
          </w:drawing>
        </w:r>
        <w:r w:rsidRPr="00797BB9" w:rsidDel="00BF4E58">
          <w:rPr>
            <w:lang w:val="es-CL"/>
          </w:rPr>
          <w:delText xml:space="preserve"> </w:delText>
        </w:r>
      </w:del>
    </w:p>
    <w:p w14:paraId="4EAEFAF1" w14:textId="7FFD4704" w:rsidR="00A7296A" w:rsidRPr="00797BB9" w:rsidRDefault="00000000">
      <w:pPr>
        <w:pStyle w:val="Textoindependiente"/>
        <w:rPr>
          <w:lang w:val="es-CL"/>
        </w:rPr>
      </w:pPr>
      <w:r w:rsidRPr="00797BB9">
        <w:rPr>
          <w:lang w:val="es-CL"/>
        </w:rPr>
        <w:t xml:space="preserve">La clase 1 se caracteriza por valorar positivamente la competencia, pero a la vez tiende a rechazar la acción individual en diversas esferas. Por ejemplo, se observa un alto rechazo a evadir en el transporte público (88%), una indiferencia hacia los derechos civiles (83%), y un rechazo a la homosexualidad (84%). Dicho en otras palabras, la acción individual cuenta con baja legitimidad tanto en la esfera económica, como en la política y en la expresiva. Para este grupo, </w:t>
      </w:r>
      <w:del w:id="257" w:author="Gabriel Cortes" w:date="2024-03-27T18:17:00Z">
        <w:r w:rsidRPr="00797BB9" w:rsidDel="00BF4E58">
          <w:rPr>
            <w:lang w:val="es-CL"/>
          </w:rPr>
          <w:delText xml:space="preserve">de tal modo, </w:delText>
        </w:r>
      </w:del>
      <w:r w:rsidRPr="00797BB9">
        <w:rPr>
          <w:lang w:val="es-CL"/>
        </w:rPr>
        <w:t>la individualidad debe estar subsumida al respeto irrestricto a las normas sociales establecidas. Es posible que este deseo venga de una menor integración y de un mayor deseo por seguridad. Respecto a lo primero, es interesante destacar que esta clase presenta, además, el nivel más bajo de independencia (un igualmente alto 68%) y de interdependencia colectiva (un 78% se siente cercano o muy cercano al país). Asimismo, la probabilidad de que los miembros de esta clase prefieran la seguridad por sobre la libertad es la más alta entre las 4 clases, con un 73%. Dado que la conformidad (</w:t>
      </w:r>
      <w:proofErr w:type="spellStart"/>
      <w:r>
        <w:fldChar w:fldCharType="begin"/>
      </w:r>
      <w:r w:rsidRPr="00797BB9">
        <w:rPr>
          <w:lang w:val="es-CL"/>
        </w:rPr>
        <w:instrText>HYPERLINK \l "ref-zakrisson2005" \h</w:instrText>
      </w:r>
      <w:r>
        <w:fldChar w:fldCharType="separate"/>
      </w:r>
      <w:r w:rsidRPr="00797BB9">
        <w:rPr>
          <w:rStyle w:val="Hipervnculo"/>
          <w:lang w:val="es-CL"/>
        </w:rPr>
        <w:t>Zakrisson</w:t>
      </w:r>
      <w:proofErr w:type="spellEnd"/>
      <w:r w:rsidRPr="00797BB9">
        <w:rPr>
          <w:rStyle w:val="Hipervnculo"/>
          <w:lang w:val="es-CL"/>
        </w:rPr>
        <w:t>, 2005</w:t>
      </w:r>
      <w:r>
        <w:rPr>
          <w:rStyle w:val="Hipervnculo"/>
        </w:rPr>
        <w:fldChar w:fldCharType="end"/>
      </w:r>
      <w:r w:rsidRPr="00797BB9">
        <w:rPr>
          <w:lang w:val="es-CL"/>
        </w:rPr>
        <w:t>) y la baja integración social (</w:t>
      </w:r>
      <w:proofErr w:type="spellStart"/>
      <w:r>
        <w:fldChar w:fldCharType="begin"/>
      </w:r>
      <w:r w:rsidRPr="00797BB9">
        <w:rPr>
          <w:lang w:val="es-CL"/>
        </w:rPr>
        <w:instrText>HYPERLINK \l "ref-gidron2020" \h</w:instrText>
      </w:r>
      <w:r>
        <w:fldChar w:fldCharType="separate"/>
      </w:r>
      <w:r w:rsidRPr="00797BB9">
        <w:rPr>
          <w:rStyle w:val="Hipervnculo"/>
          <w:lang w:val="es-CL"/>
        </w:rPr>
        <w:t>Gidron</w:t>
      </w:r>
      <w:proofErr w:type="spellEnd"/>
      <w:r w:rsidRPr="00797BB9">
        <w:rPr>
          <w:rStyle w:val="Hipervnculo"/>
          <w:lang w:val="es-CL"/>
        </w:rPr>
        <w:t xml:space="preserve"> &amp; Hall, 2020</w:t>
      </w:r>
      <w:r>
        <w:rPr>
          <w:rStyle w:val="Hipervnculo"/>
        </w:rPr>
        <w:fldChar w:fldCharType="end"/>
      </w:r>
      <w:r w:rsidRPr="00797BB9">
        <w:rPr>
          <w:lang w:val="es-CL"/>
        </w:rPr>
        <w:t xml:space="preserve">) son </w:t>
      </w:r>
      <w:del w:id="258" w:author="Gabriel Cortes" w:date="2024-03-27T18:18:00Z">
        <w:r w:rsidRPr="00797BB9" w:rsidDel="00BF4E58">
          <w:rPr>
            <w:lang w:val="es-CL"/>
          </w:rPr>
          <w:delText>caracteristicas</w:delText>
        </w:r>
      </w:del>
      <w:ins w:id="259" w:author="Gabriel Cortes" w:date="2024-03-27T18:18:00Z">
        <w:r w:rsidR="00BF4E58" w:rsidRPr="00797BB9">
          <w:rPr>
            <w:lang w:val="es-CL"/>
          </w:rPr>
          <w:t>características</w:t>
        </w:r>
      </w:ins>
      <w:r w:rsidRPr="00797BB9">
        <w:rPr>
          <w:lang w:val="es-CL"/>
        </w:rPr>
        <w:t xml:space="preserve"> asociadas a las personalidades autoritarias, se ha decid</w:t>
      </w:r>
      <w:ins w:id="260" w:author="Gabriel Cortes" w:date="2024-03-27T18:18:00Z">
        <w:r w:rsidR="00BF4E58">
          <w:rPr>
            <w:lang w:val="es-CL"/>
          </w:rPr>
          <w:t>id</w:t>
        </w:r>
      </w:ins>
      <w:r w:rsidRPr="00797BB9">
        <w:rPr>
          <w:lang w:val="es-CL"/>
        </w:rPr>
        <w:t xml:space="preserve">o bautizar a este perfil como </w:t>
      </w:r>
      <w:r w:rsidRPr="00797BB9">
        <w:rPr>
          <w:b/>
          <w:bCs/>
          <w:lang w:val="es-CL"/>
        </w:rPr>
        <w:t>individualismo autoritario</w:t>
      </w:r>
    </w:p>
    <w:p w14:paraId="29DDC38C" w14:textId="40A10D93" w:rsidR="00A7296A" w:rsidRPr="00797BB9" w:rsidRDefault="00000000">
      <w:pPr>
        <w:pStyle w:val="Textoindependiente"/>
        <w:rPr>
          <w:lang w:val="es-CL"/>
        </w:rPr>
      </w:pPr>
      <w:r w:rsidRPr="00797BB9">
        <w:rPr>
          <w:lang w:val="es-CL"/>
        </w:rPr>
        <w:t xml:space="preserve">La edad promedio de este grupo es de 46,3 años, ligeramente superior al promedio de la muestra (44,3 años). Esta diferencia se debe principalmente a que solo el 14% de las </w:t>
      </w:r>
      <w:r w:rsidRPr="00797BB9">
        <w:rPr>
          <w:lang w:val="es-CL"/>
        </w:rPr>
        <w:lastRenderedPageBreak/>
        <w:t xml:space="preserve">personas en este perfil tienen menos de 30 años. Además, </w:t>
      </w:r>
      <w:del w:id="261" w:author="Gabriel Cortes" w:date="2024-03-27T18:18:00Z">
        <w:r w:rsidRPr="00797BB9" w:rsidDel="00BF4E58">
          <w:rPr>
            <w:lang w:val="es-CL"/>
          </w:rPr>
          <w:delText xml:space="preserve">es importante señalar que </w:delText>
        </w:r>
      </w:del>
      <w:r w:rsidRPr="00797BB9">
        <w:rPr>
          <w:lang w:val="es-CL"/>
        </w:rPr>
        <w:t xml:space="preserve">este grupo muestra un mayor nivel de religiosidad, al menos en términos nominales: el 67% de sus miembros se identifica como católico, mientras que solo el 19% no tiene afiliación religiosa. </w:t>
      </w:r>
      <w:ins w:id="262" w:author="Gabriel Cortes" w:date="2024-03-27T18:19:00Z">
        <w:r w:rsidR="00BF4E58">
          <w:rPr>
            <w:lang w:val="es-CL"/>
          </w:rPr>
          <w:t xml:space="preserve">Además, </w:t>
        </w:r>
      </w:ins>
      <w:del w:id="263" w:author="Gabriel Cortes" w:date="2024-03-27T18:19:00Z">
        <w:r w:rsidRPr="00797BB9" w:rsidDel="00BF4E58">
          <w:rPr>
            <w:lang w:val="es-CL"/>
          </w:rPr>
          <w:delText xml:space="preserve">Un rasgo adicional interesante de </w:delText>
        </w:r>
      </w:del>
      <w:r w:rsidRPr="00797BB9">
        <w:rPr>
          <w:lang w:val="es-CL"/>
        </w:rPr>
        <w:t xml:space="preserve">este perfil </w:t>
      </w:r>
      <w:del w:id="264" w:author="Gabriel Cortes" w:date="2024-03-27T18:19:00Z">
        <w:r w:rsidRPr="00797BB9" w:rsidDel="00BF4E58">
          <w:rPr>
            <w:lang w:val="es-CL"/>
          </w:rPr>
          <w:delText>es que</w:delText>
        </w:r>
      </w:del>
      <w:ins w:id="265" w:author="Gabriel Cortes" w:date="2024-03-27T18:19:00Z">
        <w:r w:rsidR="00BF4E58">
          <w:rPr>
            <w:lang w:val="es-CL"/>
          </w:rPr>
          <w:t>es el que</w:t>
        </w:r>
      </w:ins>
      <w:r w:rsidRPr="00797BB9">
        <w:rPr>
          <w:lang w:val="es-CL"/>
        </w:rPr>
        <w:t xml:space="preserve"> presenta, al mismo tiempo, la mayor proporción de personas pertenecientes a la clase trabajadora (48%) y de personas de la clase de servicios (26%).</w:t>
      </w:r>
    </w:p>
    <w:p w14:paraId="3BA39D17" w14:textId="77777777" w:rsidR="00A7296A" w:rsidRPr="00797BB9" w:rsidRDefault="00000000">
      <w:pPr>
        <w:pStyle w:val="Textoindependiente"/>
        <w:rPr>
          <w:lang w:val="es-CL"/>
        </w:rPr>
      </w:pPr>
      <w:r w:rsidRPr="00797BB9">
        <w:rPr>
          <w:lang w:val="es-CL"/>
        </w:rPr>
        <w:t>La clase 2 se caracteriza por una alta probabilidad de justificar la competencia y de legitimar el individualismo moral, mientras que rechaza tanto la acción estratégica como la individualidad en la esfera expresiva. Esto se ve reflejado en las altas probabilidades, mayores a la del resto de los grupos, de rechazar la homosexualidad (100%), el divorcio (79%) y el sexo premarital (82%). Por otro lado, parece ser el grupo donde la interdependencia relacional cobra más importancia en las autoconcepciones de los individuos. Por último, la probabilidad de que los miembros de esta clase prefieran la seguridad por encima de la libertad es del 70%.</w:t>
      </w:r>
    </w:p>
    <w:p w14:paraId="0ECE3CEC" w14:textId="77777777" w:rsidR="00A7296A" w:rsidRPr="00797BB9" w:rsidRDefault="00000000">
      <w:pPr>
        <w:pStyle w:val="Textoindependiente"/>
        <w:rPr>
          <w:lang w:val="es-CL"/>
        </w:rPr>
      </w:pPr>
      <w:r w:rsidRPr="00797BB9">
        <w:rPr>
          <w:lang w:val="es-CL"/>
        </w:rPr>
        <w:t>Al igual que el individualismo autoritario, este grupo se caracteriza por tener una edad promedio superior al de la muestra (47,8 años promedio). Esto se refleja en que la proporción de personas menores de 30 en este perfil alcanza solo el 12%, mientras que el 28% tiene 60 años o más. En general, los individualistas conservadores se encuentran políticamente más a la centro derecha (36%), son más católicos (63%) que otros grupos y viven en ciudades más pequeñas (el 27% vive en ciudades menores a 100.000 habitantes). También es el grupo que más reporta ingresos subjetivos altos (14%, el doble del promedio de la muestra). Sin embargo, esto no se ve reflejado en el tipo de trabajos que realizan, pues la proporción de personas pertenecientes a la clase media y clase de servicios en este perfil se encuentran en torno al promedio de la muestra.</w:t>
      </w:r>
    </w:p>
    <w:p w14:paraId="1903DABD" w14:textId="77777777" w:rsidR="00A7296A" w:rsidRPr="00797BB9" w:rsidRDefault="00000000">
      <w:pPr>
        <w:pStyle w:val="Textoindependiente"/>
        <w:rPr>
          <w:lang w:val="es-CL"/>
        </w:rPr>
      </w:pPr>
      <w:r w:rsidRPr="00797BB9">
        <w:rPr>
          <w:lang w:val="es-CL"/>
        </w:rPr>
        <w:t xml:space="preserve">El lema “Dios, Patria y Familia” podría describir bien a este grupo. ¿Qué lo diferencia del individualismo autoritario? Principalmente su mayor compromiso con los valores del individualismo moral. Por ejemplo, la probabilidad de presentar una alta valoración de los derechos civiles alcanza un 73%. Por estos motivos, se ha decido denominar a este perfil como un </w:t>
      </w:r>
      <w:r w:rsidRPr="00797BB9">
        <w:rPr>
          <w:b/>
          <w:bCs/>
          <w:lang w:val="es-CL"/>
        </w:rPr>
        <w:t>individualismo conservador</w:t>
      </w:r>
    </w:p>
    <w:p w14:paraId="43EB568F" w14:textId="57CDB913" w:rsidR="00A7296A" w:rsidRPr="00797BB9" w:rsidRDefault="00000000">
      <w:pPr>
        <w:pStyle w:val="Textoindependiente"/>
        <w:rPr>
          <w:lang w:val="es-CL"/>
        </w:rPr>
      </w:pPr>
      <w:r w:rsidRPr="00797BB9">
        <w:rPr>
          <w:lang w:val="es-CL"/>
        </w:rPr>
        <w:t xml:space="preserve">La clase 3 tiene algunos rasgos similares con el individualismo conservador. Por ejemplo, muestra una alta probabilidad de legitimar la competencia, y también el individualismo moral, además de rechazar de forma considerable las acciones estratégicas. Sin embargo, se distancia de sus pares conservadores en dos aspectos fundamentales: Por un lado, en la alta legitimidad del individualismo expresivo que se observa en este grupo. Por otro, en que es la única clase donde la probabilidad de elegir la libertad es mayor que la de preferir la seguridad. Se le ha </w:t>
      </w:r>
      <w:del w:id="266" w:author="Gabriel Cortes" w:date="2024-03-27T18:27:00Z">
        <w:r w:rsidRPr="00797BB9" w:rsidDel="0007784D">
          <w:rPr>
            <w:lang w:val="es-CL"/>
          </w:rPr>
          <w:delText>denomidado</w:delText>
        </w:r>
      </w:del>
      <w:ins w:id="267" w:author="Gabriel Cortes" w:date="2024-03-27T18:27:00Z">
        <w:r w:rsidR="0007784D" w:rsidRPr="00797BB9">
          <w:rPr>
            <w:lang w:val="es-CL"/>
          </w:rPr>
          <w:t>denominado</w:t>
        </w:r>
      </w:ins>
      <w:r w:rsidRPr="00797BB9">
        <w:rPr>
          <w:lang w:val="es-CL"/>
        </w:rPr>
        <w:t xml:space="preserve"> como </w:t>
      </w:r>
      <w:r w:rsidRPr="00797BB9">
        <w:rPr>
          <w:b/>
          <w:bCs/>
          <w:lang w:val="es-CL"/>
        </w:rPr>
        <w:t>individualismo liberal</w:t>
      </w:r>
      <w:r w:rsidRPr="00797BB9">
        <w:rPr>
          <w:lang w:val="es-CL"/>
        </w:rPr>
        <w:t xml:space="preserve">, pues, sus valores parecen apuntar al respeto a la libertad y a la tolerancia de la acción individual en todas las esferas de la vida social, aunque manteniendo el respeto por algunas normas de convivencia. A pesar de que podría asemejarse al “individualismo institucional” descrito por </w:t>
      </w:r>
      <w:proofErr w:type="spellStart"/>
      <w:r w:rsidRPr="00797BB9">
        <w:rPr>
          <w:lang w:val="es-CL"/>
        </w:rPr>
        <w:t>Martuccelli</w:t>
      </w:r>
      <w:proofErr w:type="spellEnd"/>
      <w:r w:rsidRPr="00797BB9">
        <w:rPr>
          <w:lang w:val="es-CL"/>
        </w:rPr>
        <w:t xml:space="preserve"> (</w:t>
      </w:r>
      <w:r>
        <w:fldChar w:fldCharType="begin"/>
      </w:r>
      <w:r w:rsidRPr="000C4508">
        <w:rPr>
          <w:lang w:val="es-CL"/>
          <w:rPrChange w:id="268" w:author="Gabriel Cortes" w:date="2024-03-28T11:53:00Z">
            <w:rPr/>
          </w:rPrChange>
        </w:rPr>
        <w:instrText>HYPERLINK \l "ref-martuccelli2010" \h</w:instrText>
      </w:r>
      <w:r>
        <w:fldChar w:fldCharType="separate"/>
      </w:r>
      <w:r w:rsidRPr="00797BB9">
        <w:rPr>
          <w:rStyle w:val="Hipervnculo"/>
          <w:lang w:val="es-CL"/>
        </w:rPr>
        <w:t>2010</w:t>
      </w:r>
      <w:r>
        <w:rPr>
          <w:rStyle w:val="Hipervnculo"/>
          <w:lang w:val="es-CL"/>
        </w:rPr>
        <w:fldChar w:fldCharType="end"/>
      </w:r>
      <w:r w:rsidRPr="00797BB9">
        <w:rPr>
          <w:lang w:val="es-CL"/>
        </w:rPr>
        <w:t>), se diferencia de este por su marcado carácter relacional – lo que parece ser un rasgo transversal a las cuatro clases de individualismo identificadas.</w:t>
      </w:r>
    </w:p>
    <w:p w14:paraId="366473E2" w14:textId="3AC0B2D4" w:rsidR="00A7296A" w:rsidRPr="00797BB9" w:rsidRDefault="00000000">
      <w:pPr>
        <w:pStyle w:val="Textoindependiente"/>
        <w:rPr>
          <w:lang w:val="es-CL"/>
        </w:rPr>
      </w:pPr>
      <w:r w:rsidRPr="00797BB9">
        <w:rPr>
          <w:lang w:val="es-CL"/>
        </w:rPr>
        <w:lastRenderedPageBreak/>
        <w:t xml:space="preserve">Por un lado, este grupo se destaca por una mayor proporción de personas en la izquierda y la centro izquierda del espectro político (28%), pero también </w:t>
      </w:r>
      <w:ins w:id="269" w:author="Gabriel Cortes" w:date="2024-03-27T18:27:00Z">
        <w:r w:rsidR="0007784D">
          <w:rPr>
            <w:lang w:val="es-CL"/>
          </w:rPr>
          <w:t xml:space="preserve">es </w:t>
        </w:r>
      </w:ins>
      <w:r w:rsidRPr="00797BB9">
        <w:rPr>
          <w:lang w:val="es-CL"/>
        </w:rPr>
        <w:t>el que alberga la mayor cantidad de personas sin identificación política (29%). Por otro lado, en contraste con las dos clases anteriores, este grupo se muestra como menos religioso, con un 36% de sus miembros declarando no tener afiliación religiosa. Es el perfil con la menor cantidad de personas pertenecientes a la clase trabajadora (40%), pero presenta la mayor proporción de individuos pertenecientes a las clases intermedias (37%).</w:t>
      </w:r>
    </w:p>
    <w:p w14:paraId="46BE66F7" w14:textId="77777777" w:rsidR="00A7296A" w:rsidRPr="00797BB9" w:rsidRDefault="00000000">
      <w:pPr>
        <w:pStyle w:val="Textoindependiente"/>
        <w:rPr>
          <w:lang w:val="es-CL"/>
        </w:rPr>
      </w:pPr>
      <w:r w:rsidRPr="00797BB9">
        <w:rPr>
          <w:lang w:val="es-CL"/>
        </w:rPr>
        <w:t xml:space="preserve">Finalmente, la clase 4 se caracteriza por legitimar la acción individual en todas las esferas, incluyendo (y de manera única en este sentido) las acciones estratégicas. Aunque muestra niveles menores de interdependencia colectiva en comparación con sus pares liberales y conservadores, los niveles de independencia en esta clase son más altos que los observados en el individualismo autoritario. La preferencia por la seguridad por sobre la libertad en este grupo alcanza un 63%, en torno al promedio de la población. Dado que es el único perfil que cuentan con una alta probabilidad de legitimar la acción individual en todas las esferas, incluso si esto implica transgredir normas sociales, se ha decidido denominar a este perfil como </w:t>
      </w:r>
      <w:r w:rsidRPr="00797BB9">
        <w:rPr>
          <w:b/>
          <w:bCs/>
          <w:lang w:val="es-CL"/>
        </w:rPr>
        <w:t>individualismo estratégico</w:t>
      </w:r>
    </w:p>
    <w:p w14:paraId="1180DE9C" w14:textId="77777777" w:rsidR="00A7296A" w:rsidRPr="00797BB9" w:rsidRDefault="00000000">
      <w:pPr>
        <w:pStyle w:val="Textoindependiente"/>
        <w:rPr>
          <w:lang w:val="es-CL"/>
        </w:rPr>
      </w:pPr>
      <w:r w:rsidRPr="00797BB9">
        <w:rPr>
          <w:lang w:val="es-CL"/>
        </w:rPr>
        <w:t>De los cuatro perfiles, este es el único en el que se observan diferencias en la composición de género, mostrando una leve feminización (56%). Además, es un grupo más joven, con una edad promedio de 40,3 años. El 28% de las personas en esta clase son menores de 30 años, mientras que solo el 9% tiene 60 años o más. A pesar de que el 64% vive fuera de la Región Metropolitana, se diferencia del “individualismo conservador” en que se concentra en ciudades con más de 100,000 habitantes: es menos un individualismo de capitales provinciales y más un individualismo de capitales regionales. Comparte con el individualismo liberal una baja identificación religiosa, ya que el 37% de sus miembros declara no tener religión. Finalmente, es el grupo que menos reporta ingresos subjetivos altos (4%), el que más lo hace en ingresos subjetivos medios-bajos (57%), y el que tiene la menor proporción de personas en las clases de servicios (20%).</w:t>
      </w:r>
    </w:p>
    <w:p w14:paraId="17E8C816" w14:textId="4B2D93AA" w:rsidR="00A7296A" w:rsidRPr="00797BB9" w:rsidRDefault="00000000">
      <w:pPr>
        <w:pStyle w:val="Textoindependiente"/>
        <w:rPr>
          <w:lang w:val="es-CL"/>
        </w:rPr>
      </w:pPr>
      <w:r w:rsidRPr="00797BB9">
        <w:rPr>
          <w:lang w:val="es-CL"/>
        </w:rPr>
        <w:t xml:space="preserve">Para cerrar esta sección, y con el fin de ilustrar los principales hallazgos obtenidos a partir del análisis de clases latentes, la figura 4.5. presenta un resumen gráfico de las principales </w:t>
      </w:r>
      <w:del w:id="270" w:author="Gabriel Cortes" w:date="2024-03-27T18:29:00Z">
        <w:r w:rsidRPr="00797BB9" w:rsidDel="0007784D">
          <w:rPr>
            <w:lang w:val="es-CL"/>
          </w:rPr>
          <w:delText>caracteristícas</w:delText>
        </w:r>
      </w:del>
      <w:ins w:id="271" w:author="Gabriel Cortes" w:date="2024-03-27T18:29:00Z">
        <w:r w:rsidR="0007784D" w:rsidRPr="00797BB9">
          <w:rPr>
            <w:lang w:val="es-CL"/>
          </w:rPr>
          <w:t>características</w:t>
        </w:r>
      </w:ins>
      <w:r w:rsidRPr="00797BB9">
        <w:rPr>
          <w:lang w:val="es-CL"/>
        </w:rPr>
        <w:t xml:space="preserve"> de los perfiles identificados.</w:t>
      </w:r>
    </w:p>
    <w:p w14:paraId="5850BD6C" w14:textId="66848204" w:rsidR="00A7296A" w:rsidRDefault="00974381">
      <w:pPr>
        <w:pStyle w:val="CaptionedFigure"/>
      </w:pPr>
      <w:ins w:id="272" w:author="Gabriel Cortes" w:date="2024-03-27T18:53:00Z">
        <w:r w:rsidRPr="00974381">
          <w:rPr>
            <w:noProof/>
          </w:rPr>
          <w:lastRenderedPageBreak/>
          <w:drawing>
            <wp:inline distT="0" distB="0" distL="0" distR="0" wp14:anchorId="047CD04A" wp14:editId="621FD73F">
              <wp:extent cx="5612130" cy="4781550"/>
              <wp:effectExtent l="0" t="0" r="1270" b="6350"/>
              <wp:docPr id="104005306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53067" name="Imagen 1" descr="Diagrama&#10;&#10;Descripción generada automáticamente"/>
                      <pic:cNvPicPr/>
                    </pic:nvPicPr>
                    <pic:blipFill>
                      <a:blip r:embed="rId12"/>
                      <a:stretch>
                        <a:fillRect/>
                      </a:stretch>
                    </pic:blipFill>
                    <pic:spPr>
                      <a:xfrm>
                        <a:off x="0" y="0"/>
                        <a:ext cx="5612130" cy="4781550"/>
                      </a:xfrm>
                      <a:prstGeom prst="rect">
                        <a:avLst/>
                      </a:prstGeom>
                    </pic:spPr>
                  </pic:pic>
                </a:graphicData>
              </a:graphic>
            </wp:inline>
          </w:drawing>
        </w:r>
      </w:ins>
      <w:del w:id="273" w:author="Gabriel Cortes" w:date="2024-03-27T18:29:00Z">
        <w:r w:rsidDel="0007784D">
          <w:rPr>
            <w:noProof/>
          </w:rPr>
          <w:drawing>
            <wp:inline distT="0" distB="0" distL="0" distR="0" wp14:anchorId="5186673B" wp14:editId="0249B829">
              <wp:extent cx="5575300" cy="3395050"/>
              <wp:effectExtent l="0" t="0" r="0" b="0"/>
              <wp:docPr id="58" name="Picture" descr="Figura 4.5: Resumen Perfiles de Individualismo"/>
              <wp:cNvGraphicFramePr/>
              <a:graphic xmlns:a="http://schemas.openxmlformats.org/drawingml/2006/main">
                <a:graphicData uri="http://schemas.openxmlformats.org/drawingml/2006/picture">
                  <pic:pic xmlns:pic="http://schemas.openxmlformats.org/drawingml/2006/picture">
                    <pic:nvPicPr>
                      <pic:cNvPr id="59" name="Picture" descr="images/fig_esferas.png"/>
                      <pic:cNvPicPr>
                        <a:picLocks noChangeAspect="1" noChangeArrowheads="1"/>
                      </pic:cNvPicPr>
                    </pic:nvPicPr>
                    <pic:blipFill>
                      <a:blip r:embed="rId13"/>
                      <a:stretch>
                        <a:fillRect/>
                      </a:stretch>
                    </pic:blipFill>
                    <pic:spPr bwMode="auto">
                      <a:xfrm>
                        <a:off x="0" y="0"/>
                        <a:ext cx="5729267" cy="3488807"/>
                      </a:xfrm>
                      <a:prstGeom prst="rect">
                        <a:avLst/>
                      </a:prstGeom>
                      <a:noFill/>
                      <a:ln w="9525">
                        <a:noFill/>
                        <a:headEnd/>
                        <a:tailEnd/>
                      </a:ln>
                    </pic:spPr>
                  </pic:pic>
                </a:graphicData>
              </a:graphic>
            </wp:inline>
          </w:drawing>
        </w:r>
      </w:del>
    </w:p>
    <w:p w14:paraId="2C7FB260" w14:textId="77777777" w:rsidR="00A7296A" w:rsidRPr="00797BB9" w:rsidRDefault="00000000">
      <w:pPr>
        <w:pStyle w:val="ImageCaption"/>
        <w:rPr>
          <w:lang w:val="es-CL"/>
        </w:rPr>
      </w:pPr>
      <w:bookmarkStart w:id="274" w:name="fig:nombre"/>
      <w:bookmarkEnd w:id="274"/>
      <w:r w:rsidRPr="00797BB9">
        <w:rPr>
          <w:lang w:val="es-CL"/>
        </w:rPr>
        <w:t>Figura 4.5: Resumen Perfiles de Individualismo</w:t>
      </w:r>
    </w:p>
    <w:p w14:paraId="39EAD40F" w14:textId="748FF362" w:rsidR="00A7296A" w:rsidRDefault="00000000">
      <w:pPr>
        <w:pStyle w:val="Ttulo2"/>
      </w:pPr>
      <w:bookmarkStart w:id="275" w:name="X0e277d972278f2cf1bc36bb3348849bc87f38c4"/>
      <w:bookmarkEnd w:id="240"/>
      <w:bookmarkEnd w:id="246"/>
      <w:r>
        <w:rPr>
          <w:rStyle w:val="SectionNumber"/>
        </w:rPr>
        <w:t>4.3</w:t>
      </w:r>
      <w:r>
        <w:tab/>
      </w:r>
      <w:del w:id="276" w:author="Gabriel Cortes" w:date="2024-03-28T11:53:00Z">
        <w:r w:rsidDel="000C4508">
          <w:delText>Análsis</w:delText>
        </w:r>
      </w:del>
      <w:ins w:id="277" w:author="Gabriel Cortes" w:date="2024-03-28T11:53:00Z">
        <w:r w:rsidR="000C4508">
          <w:t>Análisis</w:t>
        </w:r>
      </w:ins>
      <w:r>
        <w:t xml:space="preserve"> de Varianza y Modelos de Regresión</w:t>
      </w:r>
    </w:p>
    <w:p w14:paraId="00D60C5C" w14:textId="77777777" w:rsidR="00A7296A" w:rsidRPr="00797BB9" w:rsidRDefault="00000000">
      <w:pPr>
        <w:pStyle w:val="FirstParagraph"/>
        <w:rPr>
          <w:lang w:val="es-CL"/>
        </w:rPr>
      </w:pPr>
      <w:r w:rsidRPr="00797BB9">
        <w:rPr>
          <w:lang w:val="es-CL"/>
        </w:rPr>
        <w:t>En la tabla 4.1., se presenta el porcentaje de cada perfil de individualismo que valoraría como bueno o muy bueno a un liderazgo fuerte en el país. De tal modo, se puede observar que el Individualismo Estratégico y el Autoritario muestran los mayores niveles de apoyo, con un 53% para ambos. Los niveles de apoyo en el Individualismo Conservador, en cambio, llegan a penas al 31%, mientras que los del Individualismo Liberal se sitúan en torno al promedio (42%). Mediante un Análisis de Varianza (ANOVA) es posible concluir que las diferencias entre los grupos son significativas (</w:t>
      </w:r>
      <m:oMath>
        <m:r>
          <w:rPr>
            <w:rFonts w:ascii="Cambria Math" w:hAnsi="Cambria Math"/>
          </w:rPr>
          <m:t>F</m:t>
        </m:r>
      </m:oMath>
      <w:r w:rsidRPr="00797BB9">
        <w:rPr>
          <w:lang w:val="es-CL"/>
        </w:rPr>
        <w:t xml:space="preserve">= 6,47; </w:t>
      </w:r>
      <m:oMath>
        <m:r>
          <w:rPr>
            <w:rFonts w:ascii="Cambria Math" w:hAnsi="Cambria Math"/>
          </w:rPr>
          <m:t>p</m:t>
        </m:r>
      </m:oMath>
      <w:r w:rsidRPr="00797BB9">
        <w:rPr>
          <w:lang w:val="es-CL"/>
        </w:rPr>
        <w:t>&lt;0,001).</w:t>
      </w:r>
    </w:p>
    <w:p w14:paraId="1C93D309" w14:textId="77777777" w:rsidR="000C4508" w:rsidRDefault="000C4508">
      <w:pPr>
        <w:pStyle w:val="TableCaption"/>
        <w:rPr>
          <w:ins w:id="278" w:author="Gabriel Cortes" w:date="2024-03-28T11:53:00Z"/>
          <w:lang w:val="es-CL"/>
        </w:rPr>
      </w:pPr>
      <w:bookmarkStart w:id="279" w:name="tab:unnamed-chunk-9"/>
      <w:bookmarkEnd w:id="279"/>
    </w:p>
    <w:p w14:paraId="67F3465F" w14:textId="77777777" w:rsidR="000C4508" w:rsidRDefault="000C4508">
      <w:pPr>
        <w:pStyle w:val="TableCaption"/>
        <w:rPr>
          <w:ins w:id="280" w:author="Gabriel Cortes" w:date="2024-03-28T11:53:00Z"/>
          <w:lang w:val="es-CL"/>
        </w:rPr>
      </w:pPr>
    </w:p>
    <w:p w14:paraId="2EA4CEC9" w14:textId="55598FEC" w:rsidR="00A7296A" w:rsidRPr="00797BB9" w:rsidRDefault="00000000">
      <w:pPr>
        <w:pStyle w:val="TableCaption"/>
        <w:rPr>
          <w:lang w:val="es-CL"/>
        </w:rPr>
      </w:pPr>
      <w:r w:rsidRPr="00797BB9">
        <w:rPr>
          <w:lang w:val="es-CL"/>
        </w:rPr>
        <w:t>Tabla 4.1: Apoyo a Líderes Fuertes en Chile (%)</w:t>
      </w:r>
    </w:p>
    <w:tbl>
      <w:tblPr>
        <w:tblW w:w="0" w:type="pct"/>
        <w:jc w:val="center"/>
        <w:tblLook w:val="0420" w:firstRow="1" w:lastRow="0" w:firstColumn="0" w:lastColumn="0" w:noHBand="0" w:noVBand="1"/>
      </w:tblPr>
      <w:tblGrid>
        <w:gridCol w:w="2915"/>
        <w:gridCol w:w="2597"/>
      </w:tblGrid>
      <w:tr w:rsidR="00A7296A" w14:paraId="5AE618DE"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9DB2B1"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Helvetica" w:eastAsia="Helvetica" w:hAnsi="Helvetica" w:cs="Helvetica"/>
                <w:color w:val="000000"/>
                <w:sz w:val="22"/>
                <w:szCs w:val="22"/>
              </w:rPr>
              <w:t>Perfiles</w:t>
            </w:r>
            <w:proofErr w:type="spellEnd"/>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DCDBB9"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Apoyo a Lideres Fuertes</w:t>
            </w:r>
          </w:p>
        </w:tc>
      </w:tr>
      <w:tr w:rsidR="00A7296A" w14:paraId="6A4819F0" w14:textId="77777777">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54D7E9"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Individidualismo Autoritario</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EBE89F"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52,51</w:t>
            </w:r>
          </w:p>
        </w:tc>
      </w:tr>
      <w:tr w:rsidR="00A7296A" w14:paraId="06F749F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1807E4"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Individualismo Conservador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F3B1C3"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30,71</w:t>
            </w:r>
          </w:p>
        </w:tc>
      </w:tr>
      <w:tr w:rsidR="00A7296A" w14:paraId="03B92F3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DCCD63"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Individualismo Liberal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C02E33"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41,71</w:t>
            </w:r>
          </w:p>
        </w:tc>
      </w:tr>
      <w:tr w:rsidR="00A7296A" w14:paraId="479D1372" w14:textId="77777777">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5474BE"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Individualismo Estratégico</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0F8639"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52,60</w:t>
            </w:r>
          </w:p>
        </w:tc>
      </w:tr>
    </w:tbl>
    <w:p w14:paraId="6FFFD4FA" w14:textId="64A969FE" w:rsidR="00A7296A" w:rsidDel="003847F5" w:rsidRDefault="00000000" w:rsidP="003847F5">
      <w:pPr>
        <w:pStyle w:val="Textoindependiente"/>
        <w:rPr>
          <w:del w:id="281" w:author="Gabriel Cortes" w:date="2024-03-28T12:25:00Z"/>
          <w:lang w:val="es-CL"/>
        </w:rPr>
      </w:pPr>
      <w:r w:rsidRPr="00797BB9">
        <w:rPr>
          <w:lang w:val="es-CL"/>
        </w:rPr>
        <w:t xml:space="preserve">En la tabla 4,2, se presentan los modelos estimados para </w:t>
      </w:r>
      <w:del w:id="282" w:author="Gabriel Cortes" w:date="2024-03-28T11:53:00Z">
        <w:r w:rsidRPr="00797BB9" w:rsidDel="000C4508">
          <w:rPr>
            <w:lang w:val="es-CL"/>
          </w:rPr>
          <w:delText>predicir</w:delText>
        </w:r>
      </w:del>
      <w:ins w:id="283" w:author="Gabriel Cortes" w:date="2024-03-28T11:53:00Z">
        <w:r w:rsidR="000C4508" w:rsidRPr="00797BB9">
          <w:rPr>
            <w:lang w:val="es-CL"/>
          </w:rPr>
          <w:t>predecir</w:t>
        </w:r>
      </w:ins>
      <w:r w:rsidRPr="00797BB9">
        <w:rPr>
          <w:lang w:val="es-CL"/>
        </w:rPr>
        <w:t xml:space="preserve"> el apoyo a un líder fuerte en Chile. En el Modelo 1, se incluye como único predictor el individualismo, que se ha convertido en una variable categórica a partir de las probabilidades posteriores estimadas por el modelo de clases latentes. Se especificó al Individualismo Conservador como variable de referencia, ya que esto </w:t>
      </w:r>
      <w:del w:id="284" w:author="Gabriel Cortes" w:date="2024-03-28T11:54:00Z">
        <w:r w:rsidRPr="00797BB9" w:rsidDel="000C4508">
          <w:rPr>
            <w:lang w:val="es-CL"/>
          </w:rPr>
          <w:delText xml:space="preserve">permitiría </w:delText>
        </w:r>
      </w:del>
      <w:ins w:id="285" w:author="Gabriel Cortes" w:date="2024-03-28T11:54:00Z">
        <w:r w:rsidR="000C4508">
          <w:rPr>
            <w:lang w:val="es-CL"/>
          </w:rPr>
          <w:t>permitió</w:t>
        </w:r>
        <w:r w:rsidR="000C4508" w:rsidRPr="00797BB9">
          <w:rPr>
            <w:lang w:val="es-CL"/>
          </w:rPr>
          <w:t xml:space="preserve"> </w:t>
        </w:r>
      </w:ins>
      <w:r w:rsidRPr="00797BB9">
        <w:rPr>
          <w:lang w:val="es-CL"/>
        </w:rPr>
        <w:t>apreciar mejor las diferencias entre los grupos. De tal modo, en relación a ser un individualista conservador, ser un individualista autoritario (</w:t>
      </w:r>
      <m:oMath>
        <m:r>
          <w:rPr>
            <w:rFonts w:ascii="Cambria Math" w:hAnsi="Cambria Math"/>
          </w:rPr>
          <m:t>OR</m:t>
        </m:r>
      </m:oMath>
      <w:r w:rsidRPr="00797BB9">
        <w:rPr>
          <w:lang w:val="es-CL"/>
        </w:rPr>
        <w:t xml:space="preserve">=2,5; </w:t>
      </w:r>
      <m:oMath>
        <m:r>
          <w:rPr>
            <w:rFonts w:ascii="Cambria Math" w:hAnsi="Cambria Math"/>
          </w:rPr>
          <m:t>p</m:t>
        </m:r>
      </m:oMath>
      <w:r w:rsidRPr="00797BB9">
        <w:rPr>
          <w:lang w:val="es-CL"/>
        </w:rPr>
        <w:t>&lt;0,05), un individualista estratégico (</w:t>
      </w:r>
      <m:oMath>
        <m:r>
          <w:rPr>
            <w:rFonts w:ascii="Cambria Math" w:hAnsi="Cambria Math"/>
          </w:rPr>
          <m:t>OR</m:t>
        </m:r>
      </m:oMath>
      <w:r w:rsidRPr="00797BB9">
        <w:rPr>
          <w:lang w:val="es-CL"/>
        </w:rPr>
        <w:t xml:space="preserve">=2,5; </w:t>
      </w:r>
      <m:oMath>
        <m:r>
          <w:rPr>
            <w:rFonts w:ascii="Cambria Math" w:hAnsi="Cambria Math"/>
          </w:rPr>
          <m:t>p</m:t>
        </m:r>
      </m:oMath>
      <w:r w:rsidRPr="00797BB9">
        <w:rPr>
          <w:lang w:val="es-CL"/>
        </w:rPr>
        <w:t>&lt;0,001) o un individualista liberal (</w:t>
      </w:r>
      <m:oMath>
        <m:r>
          <w:rPr>
            <w:rFonts w:ascii="Cambria Math" w:hAnsi="Cambria Math"/>
          </w:rPr>
          <m:t>OR</m:t>
        </m:r>
      </m:oMath>
      <w:r w:rsidRPr="00797BB9">
        <w:rPr>
          <w:lang w:val="es-CL"/>
        </w:rPr>
        <w:t xml:space="preserve">=1,6; </w:t>
      </w:r>
      <m:oMath>
        <m:r>
          <w:rPr>
            <w:rFonts w:ascii="Cambria Math" w:hAnsi="Cambria Math"/>
          </w:rPr>
          <m:t>p</m:t>
        </m:r>
      </m:oMath>
      <w:r w:rsidRPr="00797BB9">
        <w:rPr>
          <w:lang w:val="es-CL"/>
        </w:rPr>
        <w:t>&lt;0,001) estaría asociado a un efecto positivo y significativo en el apoyo a un líder fuerte. Ahora bien, una vez que se agregan las variables de control al modelo</w:t>
      </w:r>
      <w:ins w:id="286" w:author="Gabriel Cortes" w:date="2024-03-28T11:54:00Z">
        <w:r w:rsidR="000C4508">
          <w:rPr>
            <w:lang w:val="es-CL"/>
          </w:rPr>
          <w:t xml:space="preserve"> (Modelo 2)</w:t>
        </w:r>
      </w:ins>
      <w:r w:rsidRPr="00797BB9">
        <w:rPr>
          <w:lang w:val="es-CL"/>
        </w:rPr>
        <w:t>, la asociación del individualismo liberal con el apoyo a un líder fuerte deja de ser significativa (</w:t>
      </w:r>
      <m:oMath>
        <m:r>
          <w:rPr>
            <w:rFonts w:ascii="Cambria Math" w:hAnsi="Cambria Math"/>
          </w:rPr>
          <m:t>OR</m:t>
        </m:r>
      </m:oMath>
      <w:r w:rsidRPr="00797BB9">
        <w:rPr>
          <w:lang w:val="es-CL"/>
        </w:rPr>
        <w:t xml:space="preserve">=1,6; </w:t>
      </w:r>
      <m:oMath>
        <m:r>
          <w:rPr>
            <w:rFonts w:ascii="Cambria Math" w:hAnsi="Cambria Math"/>
          </w:rPr>
          <m:t>p</m:t>
        </m:r>
      </m:oMath>
      <w:r w:rsidRPr="00797BB9">
        <w:rPr>
          <w:lang w:val="es-CL"/>
        </w:rPr>
        <w:t>&lt;0,12). En cambio, las asociaciones con el individualismo autoritario (</w:t>
      </w:r>
      <m:oMath>
        <m:r>
          <w:rPr>
            <w:rFonts w:ascii="Cambria Math" w:hAnsi="Cambria Math"/>
          </w:rPr>
          <m:t>OR</m:t>
        </m:r>
      </m:oMath>
      <w:r w:rsidRPr="00797BB9">
        <w:rPr>
          <w:lang w:val="es-CL"/>
        </w:rPr>
        <w:t xml:space="preserve">=3,1; </w:t>
      </w:r>
      <m:oMath>
        <m:r>
          <w:rPr>
            <w:rFonts w:ascii="Cambria Math" w:hAnsi="Cambria Math"/>
          </w:rPr>
          <m:t>p</m:t>
        </m:r>
      </m:oMath>
      <w:r w:rsidRPr="00797BB9">
        <w:rPr>
          <w:lang w:val="es-CL"/>
        </w:rPr>
        <w:t>&lt;0,001) y el individualismo estratégico (</w:t>
      </w:r>
      <m:oMath>
        <m:r>
          <w:rPr>
            <w:rFonts w:ascii="Cambria Math" w:hAnsi="Cambria Math"/>
          </w:rPr>
          <m:t>OR</m:t>
        </m:r>
      </m:oMath>
      <w:r w:rsidRPr="00797BB9">
        <w:rPr>
          <w:lang w:val="es-CL"/>
        </w:rPr>
        <w:t xml:space="preserve">=2,9; </w:t>
      </w:r>
      <m:oMath>
        <m:r>
          <w:rPr>
            <w:rFonts w:ascii="Cambria Math" w:hAnsi="Cambria Math"/>
          </w:rPr>
          <m:t>p</m:t>
        </m:r>
      </m:oMath>
      <w:r w:rsidRPr="00797BB9">
        <w:rPr>
          <w:lang w:val="es-CL"/>
        </w:rPr>
        <w:t>&lt;0,001) se mantienen positivas y significativas.</w:t>
      </w:r>
    </w:p>
    <w:p w14:paraId="63556C63" w14:textId="77777777" w:rsidR="003847F5" w:rsidRDefault="003847F5">
      <w:pPr>
        <w:pStyle w:val="Textoindependiente"/>
        <w:rPr>
          <w:ins w:id="287" w:author="Gabriel Cortes" w:date="2024-03-28T12:25:00Z"/>
          <w:lang w:val="es-CL"/>
        </w:rPr>
      </w:pPr>
    </w:p>
    <w:p w14:paraId="3404C3DF" w14:textId="77777777" w:rsidR="003847F5" w:rsidRDefault="003847F5">
      <w:pPr>
        <w:pStyle w:val="Textoindependiente"/>
        <w:rPr>
          <w:ins w:id="288" w:author="Gabriel Cortes" w:date="2024-03-28T12:25:00Z"/>
          <w:lang w:val="es-CL"/>
        </w:rPr>
      </w:pPr>
    </w:p>
    <w:p w14:paraId="2DDFF8E0" w14:textId="77777777" w:rsidR="003847F5" w:rsidRDefault="003847F5">
      <w:pPr>
        <w:pStyle w:val="Textoindependiente"/>
        <w:rPr>
          <w:ins w:id="289" w:author="Gabriel Cortes" w:date="2024-03-28T12:25:00Z"/>
          <w:lang w:val="es-CL"/>
        </w:rPr>
      </w:pPr>
    </w:p>
    <w:p w14:paraId="4228104C" w14:textId="77777777" w:rsidR="003847F5" w:rsidRDefault="003847F5">
      <w:pPr>
        <w:pStyle w:val="Textoindependiente"/>
        <w:rPr>
          <w:ins w:id="290" w:author="Gabriel Cortes" w:date="2024-03-28T12:25:00Z"/>
          <w:lang w:val="es-CL"/>
        </w:rPr>
      </w:pPr>
    </w:p>
    <w:p w14:paraId="7ED1E261" w14:textId="77777777" w:rsidR="003847F5" w:rsidRDefault="003847F5">
      <w:pPr>
        <w:pStyle w:val="Textoindependiente"/>
        <w:rPr>
          <w:ins w:id="291" w:author="Gabriel Cortes" w:date="2024-03-28T12:25:00Z"/>
          <w:lang w:val="es-CL"/>
        </w:rPr>
      </w:pPr>
    </w:p>
    <w:p w14:paraId="595B5441" w14:textId="77777777" w:rsidR="003847F5" w:rsidRDefault="003847F5">
      <w:pPr>
        <w:pStyle w:val="Textoindependiente"/>
        <w:rPr>
          <w:ins w:id="292" w:author="Gabriel Cortes" w:date="2024-03-28T12:25:00Z"/>
          <w:lang w:val="es-CL"/>
        </w:rPr>
      </w:pPr>
    </w:p>
    <w:p w14:paraId="127834A5" w14:textId="77777777" w:rsidR="003847F5" w:rsidRDefault="003847F5">
      <w:pPr>
        <w:pStyle w:val="Textoindependiente"/>
        <w:rPr>
          <w:ins w:id="293" w:author="Gabriel Cortes" w:date="2024-03-28T12:25:00Z"/>
          <w:lang w:val="es-CL"/>
        </w:rPr>
      </w:pPr>
    </w:p>
    <w:p w14:paraId="14543D42" w14:textId="77777777" w:rsidR="003847F5" w:rsidRDefault="003847F5">
      <w:pPr>
        <w:pStyle w:val="Textoindependiente"/>
        <w:rPr>
          <w:ins w:id="294" w:author="Gabriel Cortes" w:date="2024-03-28T12:25:00Z"/>
          <w:lang w:val="es-CL"/>
        </w:rPr>
      </w:pPr>
    </w:p>
    <w:p w14:paraId="1743BA58" w14:textId="77777777" w:rsidR="003847F5" w:rsidRPr="00797BB9" w:rsidRDefault="003847F5">
      <w:pPr>
        <w:pStyle w:val="Textoindependiente"/>
        <w:rPr>
          <w:ins w:id="295" w:author="Gabriel Cortes" w:date="2024-03-28T12:25:00Z"/>
          <w:lang w:val="es-CL"/>
        </w:rPr>
      </w:pPr>
    </w:p>
    <w:p w14:paraId="352CE04F" w14:textId="77777777" w:rsidR="003847F5" w:rsidRDefault="003847F5" w:rsidP="003847F5">
      <w:pPr>
        <w:pStyle w:val="Textoindependiente"/>
        <w:rPr>
          <w:ins w:id="296" w:author="Gabriel Cortes" w:date="2024-03-28T12:25:00Z"/>
          <w:lang w:val="es-CL"/>
        </w:rPr>
        <w:pPrChange w:id="297" w:author="Gabriel Cortes" w:date="2024-03-28T12:25:00Z">
          <w:pPr>
            <w:pStyle w:val="TableCaption"/>
          </w:pPr>
        </w:pPrChange>
      </w:pPr>
      <w:bookmarkStart w:id="298" w:name="tab:unnamed-chunk-10"/>
      <w:bookmarkEnd w:id="298"/>
    </w:p>
    <w:p w14:paraId="449A6F7C" w14:textId="054B4F46" w:rsidR="00A7296A" w:rsidRPr="00797BB9" w:rsidRDefault="00000000">
      <w:pPr>
        <w:pStyle w:val="TableCaption"/>
        <w:rPr>
          <w:lang w:val="es-CL"/>
        </w:rPr>
      </w:pPr>
      <w:r w:rsidRPr="00797BB9">
        <w:rPr>
          <w:lang w:val="es-CL"/>
        </w:rPr>
        <w:lastRenderedPageBreak/>
        <w:t xml:space="preserve">Tabla 4.2: Modelos de Regresión Logística (Estimación de </w:t>
      </w:r>
      <w:proofErr w:type="spellStart"/>
      <w:r w:rsidRPr="00797BB9">
        <w:rPr>
          <w:lang w:val="es-CL"/>
        </w:rPr>
        <w:t>Odds</w:t>
      </w:r>
      <w:proofErr w:type="spellEnd"/>
      <w:r w:rsidRPr="00797BB9">
        <w:rPr>
          <w:lang w:val="es-CL"/>
        </w:rPr>
        <w:t xml:space="preserve"> Ratio)</w:t>
      </w:r>
    </w:p>
    <w:tbl>
      <w:tblPr>
        <w:tblW w:w="4550" w:type="pct"/>
        <w:jc w:val="center"/>
        <w:tblLook w:val="0420" w:firstRow="1" w:lastRow="0" w:firstColumn="0" w:lastColumn="0" w:noHBand="0" w:noVBand="1"/>
        <w:tblPrChange w:id="299" w:author="Gabriel Cortes" w:date="2024-03-28T12:29:00Z">
          <w:tblPr>
            <w:tblW w:w="0" w:type="pct"/>
            <w:jc w:val="center"/>
            <w:tblLook w:val="0420" w:firstRow="1" w:lastRow="0" w:firstColumn="0" w:lastColumn="0" w:noHBand="0" w:noVBand="1"/>
          </w:tblPr>
        </w:tblPrChange>
      </w:tblPr>
      <w:tblGrid>
        <w:gridCol w:w="6027"/>
        <w:gridCol w:w="1008"/>
        <w:gridCol w:w="1008"/>
        <w:tblGridChange w:id="300">
          <w:tblGrid>
            <w:gridCol w:w="3617"/>
            <w:gridCol w:w="1008"/>
            <w:gridCol w:w="1008"/>
            <w:gridCol w:w="394"/>
            <w:gridCol w:w="1008"/>
            <w:gridCol w:w="1008"/>
          </w:tblGrid>
        </w:tblGridChange>
      </w:tblGrid>
      <w:tr w:rsidR="00A7296A" w14:paraId="443CE9F9" w14:textId="77777777" w:rsidTr="003847F5">
        <w:trPr>
          <w:tblHeader/>
          <w:jc w:val="center"/>
          <w:trPrChange w:id="301" w:author="Gabriel Cortes" w:date="2024-03-28T12:29:00Z">
            <w:trPr>
              <w:gridAfter w:val="0"/>
              <w:tblHeader/>
              <w:jc w:val="center"/>
            </w:trPr>
          </w:trPrChange>
        </w:trPr>
        <w:tc>
          <w:tcPr>
            <w:tcW w:w="3747"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302" w:author="Gabriel Cortes" w:date="2024-03-28T12:29:00Z">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73B3BAD7" w14:textId="77777777" w:rsidR="00A7296A" w:rsidRPr="00797BB9" w:rsidRDefault="00000000" w:rsidP="003847F5">
            <w:pPr>
              <w:pBdr>
                <w:top w:val="none" w:sz="0" w:space="0" w:color="000000"/>
                <w:left w:val="none" w:sz="0" w:space="0" w:color="000000"/>
                <w:bottom w:val="none" w:sz="0" w:space="0" w:color="000000"/>
                <w:right w:val="none" w:sz="0" w:space="0" w:color="000000"/>
              </w:pBdr>
              <w:spacing w:before="100" w:after="100"/>
              <w:ind w:left="100" w:right="100"/>
              <w:rPr>
                <w:lang w:val="es-CL"/>
              </w:rPr>
              <w:pPrChange w:id="303" w:author="Gabriel Cortes" w:date="2024-03-28T12:26:00Z">
                <w:pPr>
                  <w:pBdr>
                    <w:top w:val="none" w:sz="0" w:space="0" w:color="000000"/>
                    <w:left w:val="none" w:sz="0" w:space="0" w:color="000000"/>
                    <w:bottom w:val="none" w:sz="0" w:space="0" w:color="000000"/>
                    <w:right w:val="none" w:sz="0" w:space="0" w:color="000000"/>
                  </w:pBdr>
                  <w:spacing w:before="100" w:after="100"/>
                  <w:ind w:left="100" w:right="100"/>
                  <w:jc w:val="center"/>
                </w:pPr>
              </w:pPrChange>
            </w:pPr>
            <w:r w:rsidRPr="00797BB9">
              <w:rPr>
                <w:rFonts w:ascii="Helvetica" w:eastAsia="Helvetica" w:hAnsi="Helvetica" w:cs="Helvetica"/>
                <w:color w:val="000000"/>
                <w:sz w:val="22"/>
                <w:szCs w:val="22"/>
                <w:lang w:val="es-CL"/>
              </w:rPr>
              <w:t xml:space="preserve"> </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304" w:author="Gabriel Cortes" w:date="2024-03-28T12:29:00Z">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5113BF4B"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305" w:author="Gabriel Cortes" w:date="2024-03-28T12:29:00Z">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7D9E7D61" w14:textId="148AA7B5" w:rsidR="00A7296A"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w:t>
            </w:r>
            <w:ins w:id="306" w:author="Gabriel Cortes" w:date="2024-03-28T11:55:00Z">
              <w:r w:rsidR="000C4508">
                <w:rPr>
                  <w:rFonts w:ascii="Helvetica" w:eastAsia="Helvetica" w:hAnsi="Helvetica" w:cs="Helvetica"/>
                  <w:color w:val="000000"/>
                  <w:sz w:val="22"/>
                  <w:szCs w:val="22"/>
                </w:rPr>
                <w:t>2</w:t>
              </w:r>
            </w:ins>
            <w:del w:id="307" w:author="Gabriel Cortes" w:date="2024-03-28T11:55:00Z">
              <w:r w:rsidDel="000C4508">
                <w:rPr>
                  <w:rFonts w:ascii="Helvetica" w:eastAsia="Helvetica" w:hAnsi="Helvetica" w:cs="Helvetica"/>
                  <w:color w:val="000000"/>
                  <w:sz w:val="22"/>
                  <w:szCs w:val="22"/>
                </w:rPr>
                <w:delText>3</w:delText>
              </w:r>
            </w:del>
            <w:r>
              <w:rPr>
                <w:rFonts w:ascii="Helvetica" w:eastAsia="Helvetica" w:hAnsi="Helvetica" w:cs="Helvetica"/>
                <w:color w:val="000000"/>
                <w:sz w:val="22"/>
                <w:szCs w:val="22"/>
              </w:rPr>
              <w:t>)</w:t>
            </w:r>
          </w:p>
        </w:tc>
      </w:tr>
      <w:tr w:rsidR="00A7296A" w14:paraId="0D42A342" w14:textId="77777777" w:rsidTr="003847F5">
        <w:trPr>
          <w:jc w:val="center"/>
          <w:trPrChange w:id="308" w:author="Gabriel Cortes" w:date="2024-03-28T12:29:00Z">
            <w:trPr>
              <w:gridAfter w:val="0"/>
              <w:jc w:val="center"/>
            </w:trPr>
          </w:trPrChange>
        </w:trPr>
        <w:tc>
          <w:tcPr>
            <w:tcW w:w="3747"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9" w:author="Gabriel Cortes" w:date="2024-03-28T12:29:00Z">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FE8D955" w14:textId="77777777" w:rsidR="00A7296A" w:rsidRDefault="00000000" w:rsidP="003847F5">
            <w:pPr>
              <w:pBdr>
                <w:top w:val="none" w:sz="0" w:space="0" w:color="000000"/>
                <w:left w:val="none" w:sz="0" w:space="0" w:color="000000"/>
                <w:bottom w:val="none" w:sz="0" w:space="0" w:color="000000"/>
                <w:right w:val="none" w:sz="0" w:space="0" w:color="000000"/>
              </w:pBdr>
              <w:spacing w:before="100" w:after="100"/>
              <w:ind w:left="100" w:right="100"/>
              <w:pPrChange w:id="310" w:author="Gabriel Cortes" w:date="2024-03-28T12:26:00Z">
                <w:pPr>
                  <w:pBdr>
                    <w:top w:val="none" w:sz="0" w:space="0" w:color="000000"/>
                    <w:left w:val="none" w:sz="0" w:space="0" w:color="000000"/>
                    <w:bottom w:val="none" w:sz="0" w:space="0" w:color="000000"/>
                    <w:right w:val="none" w:sz="0" w:space="0" w:color="000000"/>
                  </w:pBdr>
                  <w:spacing w:before="100" w:after="100"/>
                  <w:ind w:left="100" w:right="100"/>
                  <w:jc w:val="center"/>
                </w:pPr>
              </w:pPrChange>
            </w:pPr>
            <w:proofErr w:type="spellStart"/>
            <w:r>
              <w:rPr>
                <w:rFonts w:ascii="Helvetica" w:eastAsia="Helvetica" w:hAnsi="Helvetica" w:cs="Helvetica"/>
                <w:color w:val="000000"/>
                <w:sz w:val="22"/>
                <w:szCs w:val="22"/>
              </w:rPr>
              <w:t>Constante</w:t>
            </w:r>
            <w:proofErr w:type="spellEnd"/>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1" w:author="Gabriel Cortes" w:date="2024-03-28T12:29:00Z">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2E696F3"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0.443***</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2" w:author="Gabriel Cortes" w:date="2024-03-28T12:29:00Z">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339D8E4"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0.169**</w:t>
            </w:r>
          </w:p>
        </w:tc>
      </w:tr>
      <w:tr w:rsidR="003847F5" w14:paraId="4909F2B3" w14:textId="77777777" w:rsidTr="003847F5">
        <w:trPr>
          <w:jc w:val="center"/>
          <w:ins w:id="313" w:author="Gabriel Cortes" w:date="2024-03-28T12:25:00Z"/>
          <w:trPrChange w:id="314" w:author="Gabriel Cortes" w:date="2024-03-28T12:29:00Z">
            <w:trPr>
              <w:gridAfter w:val="0"/>
              <w:jc w:val="center"/>
            </w:trPr>
          </w:trPrChange>
        </w:trPr>
        <w:tc>
          <w:tcPr>
            <w:tcW w:w="37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5"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545551A" w14:textId="0B3F2C30" w:rsidR="003847F5" w:rsidRPr="003847F5" w:rsidRDefault="003847F5" w:rsidP="003847F5">
            <w:pPr>
              <w:pBdr>
                <w:top w:val="none" w:sz="0" w:space="0" w:color="000000"/>
                <w:left w:val="none" w:sz="0" w:space="0" w:color="000000"/>
                <w:bottom w:val="none" w:sz="0" w:space="0" w:color="000000"/>
                <w:right w:val="none" w:sz="0" w:space="0" w:color="000000"/>
              </w:pBdr>
              <w:spacing w:before="100" w:after="100"/>
              <w:ind w:left="100" w:right="100"/>
              <w:rPr>
                <w:ins w:id="316" w:author="Gabriel Cortes" w:date="2024-03-28T12:25:00Z"/>
                <w:rFonts w:ascii="Helvetica" w:eastAsia="Helvetica" w:hAnsi="Helvetica" w:cs="Helvetica"/>
                <w:b/>
                <w:bCs/>
                <w:color w:val="000000"/>
                <w:sz w:val="22"/>
                <w:szCs w:val="22"/>
                <w:rPrChange w:id="317" w:author="Gabriel Cortes" w:date="2024-03-28T12:25:00Z">
                  <w:rPr>
                    <w:ins w:id="318" w:author="Gabriel Cortes" w:date="2024-03-28T12:25:00Z"/>
                    <w:rFonts w:ascii="Helvetica" w:eastAsia="Helvetica" w:hAnsi="Helvetica" w:cs="Helvetica"/>
                    <w:color w:val="000000"/>
                    <w:sz w:val="22"/>
                    <w:szCs w:val="22"/>
                  </w:rPr>
                </w:rPrChange>
              </w:rPr>
              <w:pPrChange w:id="319" w:author="Gabriel Cortes" w:date="2024-03-28T12:26:00Z">
                <w:pPr>
                  <w:pBdr>
                    <w:top w:val="none" w:sz="0" w:space="0" w:color="000000"/>
                    <w:left w:val="none" w:sz="0" w:space="0" w:color="000000"/>
                    <w:bottom w:val="none" w:sz="0" w:space="0" w:color="000000"/>
                    <w:right w:val="none" w:sz="0" w:space="0" w:color="000000"/>
                  </w:pBdr>
                  <w:spacing w:before="100" w:after="100"/>
                  <w:ind w:left="100" w:right="100"/>
                  <w:jc w:val="center"/>
                </w:pPr>
              </w:pPrChange>
            </w:pPr>
            <w:proofErr w:type="spellStart"/>
            <w:ins w:id="320" w:author="Gabriel Cortes" w:date="2024-03-28T12:25:00Z">
              <w:r>
                <w:rPr>
                  <w:rFonts w:ascii="Helvetica" w:eastAsia="Helvetica" w:hAnsi="Helvetica" w:cs="Helvetica"/>
                  <w:b/>
                  <w:bCs/>
                  <w:color w:val="000000"/>
                  <w:sz w:val="22"/>
                  <w:szCs w:val="22"/>
                </w:rPr>
                <w:t>Individualismo</w:t>
              </w:r>
              <w:proofErr w:type="spellEnd"/>
              <w:r>
                <w:rPr>
                  <w:rFonts w:ascii="Helvetica" w:eastAsia="Helvetica" w:hAnsi="Helvetica" w:cs="Helvetica"/>
                  <w:b/>
                  <w:bCs/>
                  <w:color w:val="000000"/>
                  <w:sz w:val="22"/>
                  <w:szCs w:val="22"/>
                </w:rPr>
                <w:t xml:space="preserve"> (1= </w:t>
              </w:r>
            </w:ins>
            <w:proofErr w:type="spellStart"/>
            <w:ins w:id="321" w:author="Gabriel Cortes" w:date="2024-03-28T12:26:00Z">
              <w:r>
                <w:rPr>
                  <w:rFonts w:ascii="Helvetica" w:eastAsia="Helvetica" w:hAnsi="Helvetica" w:cs="Helvetica"/>
                  <w:b/>
                  <w:bCs/>
                  <w:color w:val="000000"/>
                  <w:sz w:val="22"/>
                  <w:szCs w:val="22"/>
                </w:rPr>
                <w:t>Conservador</w:t>
              </w:r>
              <w:proofErr w:type="spellEnd"/>
              <w:r>
                <w:rPr>
                  <w:rFonts w:ascii="Helvetica" w:eastAsia="Helvetica" w:hAnsi="Helvetica" w:cs="Helvetica"/>
                  <w:b/>
                  <w:bCs/>
                  <w:color w:val="000000"/>
                  <w:sz w:val="22"/>
                  <w:szCs w:val="22"/>
                </w:rPr>
                <w:t>)</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2"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FDEB112" w14:textId="77777777" w:rsidR="003847F5" w:rsidRDefault="003847F5">
            <w:pPr>
              <w:pBdr>
                <w:top w:val="none" w:sz="0" w:space="0" w:color="000000"/>
                <w:left w:val="none" w:sz="0" w:space="0" w:color="000000"/>
                <w:bottom w:val="none" w:sz="0" w:space="0" w:color="000000"/>
                <w:right w:val="none" w:sz="0" w:space="0" w:color="000000"/>
              </w:pBdr>
              <w:spacing w:before="100" w:after="100"/>
              <w:ind w:left="100" w:right="100"/>
              <w:jc w:val="center"/>
              <w:rPr>
                <w:ins w:id="323" w:author="Gabriel Cortes" w:date="2024-03-28T12:25:00Z"/>
                <w:rFonts w:ascii="Helvetica" w:eastAsia="Helvetica" w:hAnsi="Helvetica" w:cs="Helvetica"/>
                <w:color w:val="000000"/>
                <w:sz w:val="22"/>
                <w:szCs w:val="22"/>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4"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D3BC53A" w14:textId="77777777" w:rsidR="003847F5" w:rsidRDefault="003847F5">
            <w:pPr>
              <w:pBdr>
                <w:top w:val="none" w:sz="0" w:space="0" w:color="000000"/>
                <w:left w:val="none" w:sz="0" w:space="0" w:color="000000"/>
                <w:bottom w:val="none" w:sz="0" w:space="0" w:color="000000"/>
                <w:right w:val="none" w:sz="0" w:space="0" w:color="000000"/>
              </w:pBdr>
              <w:spacing w:before="100" w:after="100"/>
              <w:ind w:left="100" w:right="100"/>
              <w:jc w:val="center"/>
              <w:rPr>
                <w:ins w:id="325" w:author="Gabriel Cortes" w:date="2024-03-28T12:25:00Z"/>
                <w:rFonts w:ascii="Helvetica" w:eastAsia="Helvetica" w:hAnsi="Helvetica" w:cs="Helvetica"/>
                <w:color w:val="000000"/>
                <w:sz w:val="22"/>
                <w:szCs w:val="22"/>
              </w:rPr>
            </w:pPr>
          </w:p>
        </w:tc>
      </w:tr>
      <w:tr w:rsidR="00A7296A" w14:paraId="7C362655" w14:textId="77777777" w:rsidTr="003847F5">
        <w:trPr>
          <w:jc w:val="center"/>
          <w:trPrChange w:id="326" w:author="Gabriel Cortes" w:date="2024-03-28T12:29:00Z">
            <w:trPr>
              <w:gridAfter w:val="0"/>
              <w:jc w:val="center"/>
            </w:trPr>
          </w:trPrChange>
        </w:trPr>
        <w:tc>
          <w:tcPr>
            <w:tcW w:w="37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7"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07DDB30" w14:textId="26FBF123" w:rsidR="00A7296A" w:rsidRDefault="003847F5" w:rsidP="003847F5">
            <w:pPr>
              <w:pBdr>
                <w:top w:val="none" w:sz="0" w:space="0" w:color="000000"/>
                <w:left w:val="none" w:sz="0" w:space="0" w:color="000000"/>
                <w:bottom w:val="none" w:sz="0" w:space="0" w:color="000000"/>
                <w:right w:val="none" w:sz="0" w:space="0" w:color="000000"/>
              </w:pBdr>
              <w:spacing w:before="100" w:after="100"/>
              <w:ind w:left="100" w:right="100"/>
              <w:pPrChange w:id="328" w:author="Gabriel Cortes" w:date="2024-03-28T12:26: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329" w:author="Gabriel Cortes" w:date="2024-03-28T12:27:00Z">
              <w:r>
                <w:rPr>
                  <w:rFonts w:ascii="Helvetica" w:eastAsia="Helvetica" w:hAnsi="Helvetica" w:cs="Helvetica"/>
                  <w:color w:val="000000"/>
                  <w:sz w:val="22"/>
                  <w:szCs w:val="22"/>
                </w:rPr>
                <w:t xml:space="preserve">   </w:t>
              </w:r>
            </w:ins>
            <w:proofErr w:type="spellStart"/>
            <w:r w:rsidR="00000000">
              <w:rPr>
                <w:rFonts w:ascii="Helvetica" w:eastAsia="Helvetica" w:hAnsi="Helvetica" w:cs="Helvetica"/>
                <w:color w:val="000000"/>
                <w:sz w:val="22"/>
                <w:szCs w:val="22"/>
              </w:rPr>
              <w:t>Autoritario</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0"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74EB3D5"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2.495***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1"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1559B5D"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3.161***</w:t>
            </w:r>
          </w:p>
        </w:tc>
      </w:tr>
      <w:tr w:rsidR="00A7296A" w14:paraId="5BA727BD" w14:textId="77777777" w:rsidTr="003847F5">
        <w:trPr>
          <w:jc w:val="center"/>
          <w:trPrChange w:id="332" w:author="Gabriel Cortes" w:date="2024-03-28T12:29:00Z">
            <w:trPr>
              <w:gridAfter w:val="0"/>
              <w:jc w:val="center"/>
            </w:trPr>
          </w:trPrChange>
        </w:trPr>
        <w:tc>
          <w:tcPr>
            <w:tcW w:w="37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3"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4698C21" w14:textId="77DAD9FC" w:rsidR="00A7296A" w:rsidRDefault="003847F5" w:rsidP="003847F5">
            <w:pPr>
              <w:pBdr>
                <w:top w:val="none" w:sz="0" w:space="0" w:color="000000"/>
                <w:left w:val="none" w:sz="0" w:space="0" w:color="000000"/>
                <w:bottom w:val="none" w:sz="0" w:space="0" w:color="000000"/>
                <w:right w:val="none" w:sz="0" w:space="0" w:color="000000"/>
              </w:pBdr>
              <w:spacing w:before="100" w:after="100"/>
              <w:ind w:left="100" w:right="100"/>
              <w:pPrChange w:id="334" w:author="Gabriel Cortes" w:date="2024-03-28T12:26: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335" w:author="Gabriel Cortes" w:date="2024-03-28T12:27:00Z">
              <w:r>
                <w:rPr>
                  <w:rFonts w:ascii="Helvetica" w:eastAsia="Helvetica" w:hAnsi="Helvetica" w:cs="Helvetica"/>
                  <w:color w:val="000000"/>
                  <w:sz w:val="22"/>
                  <w:szCs w:val="22"/>
                </w:rPr>
                <w:t xml:space="preserve">   </w:t>
              </w:r>
            </w:ins>
            <w:r w:rsidR="00000000">
              <w:rPr>
                <w:rFonts w:ascii="Helvetica" w:eastAsia="Helvetica" w:hAnsi="Helvetica" w:cs="Helvetica"/>
                <w:color w:val="000000"/>
                <w:sz w:val="22"/>
                <w:szCs w:val="22"/>
              </w:rPr>
              <w:t>Liberal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6"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031B491"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1.615*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7"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DE8EBB4"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1.564</w:t>
            </w:r>
          </w:p>
        </w:tc>
      </w:tr>
      <w:tr w:rsidR="00A7296A" w14:paraId="05F44636" w14:textId="77777777" w:rsidTr="003847F5">
        <w:trPr>
          <w:jc w:val="center"/>
          <w:trPrChange w:id="338" w:author="Gabriel Cortes" w:date="2024-03-28T12:29:00Z">
            <w:trPr>
              <w:gridAfter w:val="0"/>
              <w:jc w:val="center"/>
            </w:trPr>
          </w:trPrChange>
        </w:trPr>
        <w:tc>
          <w:tcPr>
            <w:tcW w:w="37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9"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6AC6536" w14:textId="1E0A1C00" w:rsidR="00A7296A" w:rsidRDefault="003847F5" w:rsidP="003847F5">
            <w:pPr>
              <w:pBdr>
                <w:top w:val="none" w:sz="0" w:space="0" w:color="000000"/>
                <w:left w:val="none" w:sz="0" w:space="0" w:color="000000"/>
                <w:bottom w:val="none" w:sz="0" w:space="0" w:color="000000"/>
                <w:right w:val="none" w:sz="0" w:space="0" w:color="000000"/>
              </w:pBdr>
              <w:spacing w:before="100" w:after="100"/>
              <w:ind w:left="100" w:right="100"/>
              <w:pPrChange w:id="340" w:author="Gabriel Cortes" w:date="2024-03-28T12:26: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341" w:author="Gabriel Cortes" w:date="2024-03-28T12:27:00Z">
              <w:r>
                <w:rPr>
                  <w:rFonts w:ascii="Helvetica" w:eastAsia="Helvetica" w:hAnsi="Helvetica" w:cs="Helvetica"/>
                  <w:color w:val="000000"/>
                  <w:sz w:val="22"/>
                  <w:szCs w:val="22"/>
                </w:rPr>
                <w:t xml:space="preserve">   </w:t>
              </w:r>
            </w:ins>
            <w:proofErr w:type="spellStart"/>
            <w:r w:rsidR="00000000">
              <w:rPr>
                <w:rFonts w:ascii="Helvetica" w:eastAsia="Helvetica" w:hAnsi="Helvetica" w:cs="Helvetica"/>
                <w:color w:val="000000"/>
                <w:sz w:val="22"/>
                <w:szCs w:val="22"/>
              </w:rPr>
              <w:t>Estratégico</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2"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EB3A382"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2.504***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3"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C94725E"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2.853***</w:t>
            </w:r>
          </w:p>
        </w:tc>
      </w:tr>
      <w:tr w:rsidR="003847F5" w14:paraId="6FF6E3E2" w14:textId="77777777" w:rsidTr="003847F5">
        <w:trPr>
          <w:jc w:val="center"/>
          <w:ins w:id="344" w:author="Gabriel Cortes" w:date="2024-03-28T12:27:00Z"/>
          <w:trPrChange w:id="345" w:author="Gabriel Cortes" w:date="2024-03-28T12:29:00Z">
            <w:trPr>
              <w:gridAfter w:val="0"/>
              <w:jc w:val="center"/>
            </w:trPr>
          </w:trPrChange>
        </w:trPr>
        <w:tc>
          <w:tcPr>
            <w:tcW w:w="37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6"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302C68C" w14:textId="4EC93E17" w:rsidR="003847F5" w:rsidRPr="003847F5" w:rsidRDefault="003847F5" w:rsidP="003847F5">
            <w:pPr>
              <w:pBdr>
                <w:top w:val="none" w:sz="0" w:space="0" w:color="000000"/>
                <w:left w:val="none" w:sz="0" w:space="0" w:color="000000"/>
                <w:bottom w:val="none" w:sz="0" w:space="0" w:color="000000"/>
                <w:right w:val="none" w:sz="0" w:space="0" w:color="000000"/>
              </w:pBdr>
              <w:spacing w:before="100" w:after="100"/>
              <w:ind w:left="100" w:right="100"/>
              <w:rPr>
                <w:ins w:id="347" w:author="Gabriel Cortes" w:date="2024-03-28T12:27:00Z"/>
                <w:rFonts w:ascii="Helvetica" w:eastAsia="Helvetica" w:hAnsi="Helvetica" w:cs="Helvetica"/>
                <w:b/>
                <w:bCs/>
                <w:color w:val="000000"/>
                <w:sz w:val="22"/>
                <w:szCs w:val="22"/>
                <w:rPrChange w:id="348" w:author="Gabriel Cortes" w:date="2024-03-28T12:27:00Z">
                  <w:rPr>
                    <w:ins w:id="349" w:author="Gabriel Cortes" w:date="2024-03-28T12:27:00Z"/>
                    <w:rFonts w:ascii="Helvetica" w:eastAsia="Helvetica" w:hAnsi="Helvetica" w:cs="Helvetica"/>
                    <w:color w:val="000000"/>
                    <w:sz w:val="22"/>
                    <w:szCs w:val="22"/>
                  </w:rPr>
                </w:rPrChange>
              </w:rPr>
            </w:pPr>
            <w:proofErr w:type="spellStart"/>
            <w:ins w:id="350" w:author="Gabriel Cortes" w:date="2024-03-28T12:27:00Z">
              <w:r>
                <w:rPr>
                  <w:rFonts w:ascii="Helvetica" w:eastAsia="Helvetica" w:hAnsi="Helvetica" w:cs="Helvetica"/>
                  <w:b/>
                  <w:bCs/>
                  <w:color w:val="000000"/>
                  <w:sz w:val="22"/>
                  <w:szCs w:val="22"/>
                </w:rPr>
                <w:t>Género</w:t>
              </w:r>
              <w:proofErr w:type="spellEnd"/>
              <w:r>
                <w:rPr>
                  <w:rFonts w:ascii="Helvetica" w:eastAsia="Helvetica" w:hAnsi="Helvetica" w:cs="Helvetica"/>
                  <w:b/>
                  <w:bCs/>
                  <w:color w:val="000000"/>
                  <w:sz w:val="22"/>
                  <w:szCs w:val="22"/>
                </w:rPr>
                <w:t xml:space="preserve"> (1= Hombre)</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1"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C87BEF3" w14:textId="77777777" w:rsidR="003847F5" w:rsidRDefault="003847F5">
            <w:pPr>
              <w:pBdr>
                <w:top w:val="none" w:sz="0" w:space="0" w:color="000000"/>
                <w:left w:val="none" w:sz="0" w:space="0" w:color="000000"/>
                <w:bottom w:val="none" w:sz="0" w:space="0" w:color="000000"/>
                <w:right w:val="none" w:sz="0" w:space="0" w:color="000000"/>
              </w:pBdr>
              <w:spacing w:before="100" w:after="100"/>
              <w:ind w:left="100" w:right="100"/>
              <w:jc w:val="center"/>
              <w:rPr>
                <w:ins w:id="352" w:author="Gabriel Cortes" w:date="2024-03-28T12:27:00Z"/>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3"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EB5652A" w14:textId="77777777" w:rsidR="003847F5" w:rsidRDefault="003847F5">
            <w:pPr>
              <w:pBdr>
                <w:top w:val="none" w:sz="0" w:space="0" w:color="000000"/>
                <w:left w:val="none" w:sz="0" w:space="0" w:color="000000"/>
                <w:bottom w:val="none" w:sz="0" w:space="0" w:color="000000"/>
                <w:right w:val="none" w:sz="0" w:space="0" w:color="000000"/>
              </w:pBdr>
              <w:spacing w:before="100" w:after="100"/>
              <w:ind w:left="100" w:right="100"/>
              <w:jc w:val="center"/>
              <w:rPr>
                <w:ins w:id="354" w:author="Gabriel Cortes" w:date="2024-03-28T12:27:00Z"/>
                <w:rFonts w:ascii="Helvetica" w:eastAsia="Helvetica" w:hAnsi="Helvetica" w:cs="Helvetica"/>
                <w:color w:val="000000"/>
                <w:sz w:val="22"/>
                <w:szCs w:val="22"/>
              </w:rPr>
            </w:pPr>
          </w:p>
        </w:tc>
      </w:tr>
      <w:tr w:rsidR="00A7296A" w14:paraId="6D4877D5" w14:textId="77777777" w:rsidTr="003847F5">
        <w:trPr>
          <w:jc w:val="center"/>
          <w:trPrChange w:id="355" w:author="Gabriel Cortes" w:date="2024-03-28T12:29:00Z">
            <w:trPr>
              <w:gridAfter w:val="0"/>
              <w:jc w:val="center"/>
            </w:trPr>
          </w:trPrChange>
        </w:trPr>
        <w:tc>
          <w:tcPr>
            <w:tcW w:w="37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6"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73632BA" w14:textId="7ED3E8AC" w:rsidR="00A7296A" w:rsidRDefault="003847F5" w:rsidP="003847F5">
            <w:pPr>
              <w:pBdr>
                <w:top w:val="none" w:sz="0" w:space="0" w:color="000000"/>
                <w:left w:val="none" w:sz="0" w:space="0" w:color="000000"/>
                <w:bottom w:val="none" w:sz="0" w:space="0" w:color="000000"/>
                <w:right w:val="none" w:sz="0" w:space="0" w:color="000000"/>
              </w:pBdr>
              <w:spacing w:before="100" w:after="100"/>
              <w:ind w:left="100" w:right="100"/>
              <w:pPrChange w:id="357" w:author="Gabriel Cortes" w:date="2024-03-28T12:26: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358" w:author="Gabriel Cortes" w:date="2024-03-28T12:27:00Z">
              <w:r>
                <w:rPr>
                  <w:rFonts w:ascii="Helvetica" w:eastAsia="Helvetica" w:hAnsi="Helvetica" w:cs="Helvetica"/>
                  <w:color w:val="000000"/>
                  <w:sz w:val="22"/>
                  <w:szCs w:val="22"/>
                </w:rPr>
                <w:t xml:space="preserve">   </w:t>
              </w:r>
            </w:ins>
            <w:proofErr w:type="spellStart"/>
            <w:r w:rsidR="00000000">
              <w:rPr>
                <w:rFonts w:ascii="Helvetica" w:eastAsia="Helvetica" w:hAnsi="Helvetica" w:cs="Helvetica"/>
                <w:color w:val="000000"/>
                <w:sz w:val="22"/>
                <w:szCs w:val="22"/>
              </w:rPr>
              <w:t>Mujer</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9"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544CA62"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0"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B14F002"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1.437</w:t>
            </w:r>
          </w:p>
        </w:tc>
      </w:tr>
      <w:tr w:rsidR="00A7296A" w14:paraId="165F9402" w14:textId="77777777" w:rsidTr="003847F5">
        <w:trPr>
          <w:jc w:val="center"/>
          <w:trPrChange w:id="361" w:author="Gabriel Cortes" w:date="2024-03-28T12:29:00Z">
            <w:trPr>
              <w:gridAfter w:val="0"/>
              <w:jc w:val="center"/>
            </w:trPr>
          </w:trPrChange>
        </w:trPr>
        <w:tc>
          <w:tcPr>
            <w:tcW w:w="37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2"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02A1101" w14:textId="77777777" w:rsidR="00A7296A" w:rsidRDefault="00000000" w:rsidP="003847F5">
            <w:pPr>
              <w:pBdr>
                <w:top w:val="none" w:sz="0" w:space="0" w:color="000000"/>
                <w:left w:val="none" w:sz="0" w:space="0" w:color="000000"/>
                <w:bottom w:val="none" w:sz="0" w:space="0" w:color="000000"/>
                <w:right w:val="none" w:sz="0" w:space="0" w:color="000000"/>
              </w:pBdr>
              <w:spacing w:before="100" w:after="100"/>
              <w:ind w:left="100" w:right="100"/>
              <w:pPrChange w:id="363" w:author="Gabriel Cortes" w:date="2024-03-28T12:26:00Z">
                <w:pPr>
                  <w:pBdr>
                    <w:top w:val="none" w:sz="0" w:space="0" w:color="000000"/>
                    <w:left w:val="none" w:sz="0" w:space="0" w:color="000000"/>
                    <w:bottom w:val="none" w:sz="0" w:space="0" w:color="000000"/>
                    <w:right w:val="none" w:sz="0" w:space="0" w:color="000000"/>
                  </w:pBdr>
                  <w:spacing w:before="100" w:after="100"/>
                  <w:ind w:left="100" w:right="100"/>
                  <w:jc w:val="center"/>
                </w:pPr>
              </w:pPrChange>
            </w:pPr>
            <w:proofErr w:type="spellStart"/>
            <w:r>
              <w:rPr>
                <w:rFonts w:ascii="Helvetica" w:eastAsia="Helvetica" w:hAnsi="Helvetica" w:cs="Helvetica"/>
                <w:color w:val="000000"/>
                <w:sz w:val="22"/>
                <w:szCs w:val="22"/>
              </w:rPr>
              <w:t>Edad</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4"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8DB191F"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5"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85F9839"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0.991</w:t>
            </w:r>
          </w:p>
        </w:tc>
      </w:tr>
      <w:tr w:rsidR="003847F5" w14:paraId="0556AFCD" w14:textId="77777777" w:rsidTr="003847F5">
        <w:trPr>
          <w:jc w:val="center"/>
          <w:ins w:id="366" w:author="Gabriel Cortes" w:date="2024-03-28T12:27:00Z"/>
          <w:trPrChange w:id="367" w:author="Gabriel Cortes" w:date="2024-03-28T12:29:00Z">
            <w:trPr>
              <w:gridAfter w:val="0"/>
              <w:jc w:val="center"/>
            </w:trPr>
          </w:trPrChange>
        </w:trPr>
        <w:tc>
          <w:tcPr>
            <w:tcW w:w="37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8"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49075B8" w14:textId="09660295" w:rsidR="003847F5" w:rsidRPr="003847F5" w:rsidRDefault="003847F5" w:rsidP="003847F5">
            <w:pPr>
              <w:pBdr>
                <w:top w:val="none" w:sz="0" w:space="0" w:color="000000"/>
                <w:left w:val="none" w:sz="0" w:space="0" w:color="000000"/>
                <w:bottom w:val="none" w:sz="0" w:space="0" w:color="000000"/>
                <w:right w:val="none" w:sz="0" w:space="0" w:color="000000"/>
              </w:pBdr>
              <w:spacing w:before="100" w:after="100"/>
              <w:ind w:left="100" w:right="100"/>
              <w:rPr>
                <w:ins w:id="369" w:author="Gabriel Cortes" w:date="2024-03-28T12:27:00Z"/>
                <w:rFonts w:ascii="Helvetica" w:eastAsia="Helvetica" w:hAnsi="Helvetica" w:cs="Helvetica"/>
                <w:b/>
                <w:bCs/>
                <w:color w:val="000000"/>
                <w:sz w:val="22"/>
                <w:szCs w:val="22"/>
                <w:rPrChange w:id="370" w:author="Gabriel Cortes" w:date="2024-03-28T12:27:00Z">
                  <w:rPr>
                    <w:ins w:id="371" w:author="Gabriel Cortes" w:date="2024-03-28T12:27:00Z"/>
                    <w:rFonts w:ascii="Helvetica" w:eastAsia="Helvetica" w:hAnsi="Helvetica" w:cs="Helvetica"/>
                    <w:color w:val="000000"/>
                    <w:sz w:val="22"/>
                    <w:szCs w:val="22"/>
                  </w:rPr>
                </w:rPrChange>
              </w:rPr>
            </w:pPr>
            <w:proofErr w:type="spellStart"/>
            <w:ins w:id="372" w:author="Gabriel Cortes" w:date="2024-03-28T12:27:00Z">
              <w:r>
                <w:rPr>
                  <w:rFonts w:ascii="Helvetica" w:eastAsia="Helvetica" w:hAnsi="Helvetica" w:cs="Helvetica"/>
                  <w:b/>
                  <w:bCs/>
                  <w:color w:val="000000"/>
                  <w:sz w:val="22"/>
                  <w:szCs w:val="22"/>
                </w:rPr>
                <w:t>Posición</w:t>
              </w:r>
              <w:proofErr w:type="spellEnd"/>
              <w:r>
                <w:rPr>
                  <w:rFonts w:ascii="Helvetica" w:eastAsia="Helvetica" w:hAnsi="Helvetica" w:cs="Helvetica"/>
                  <w:b/>
                  <w:bCs/>
                  <w:color w:val="000000"/>
                  <w:sz w:val="22"/>
                  <w:szCs w:val="22"/>
                </w:rPr>
                <w:t xml:space="preserve"> Política (1= </w:t>
              </w:r>
              <w:proofErr w:type="spellStart"/>
              <w:r>
                <w:rPr>
                  <w:rFonts w:ascii="Helvetica" w:eastAsia="Helvetica" w:hAnsi="Helvetica" w:cs="Helvetica"/>
                  <w:b/>
                  <w:bCs/>
                  <w:color w:val="000000"/>
                  <w:sz w:val="22"/>
                  <w:szCs w:val="22"/>
                </w:rPr>
                <w:t>Ninguna</w:t>
              </w:r>
              <w:proofErr w:type="spellEnd"/>
              <w:r>
                <w:rPr>
                  <w:rFonts w:ascii="Helvetica" w:eastAsia="Helvetica" w:hAnsi="Helvetica" w:cs="Helvetica"/>
                  <w:b/>
                  <w:bCs/>
                  <w:color w:val="000000"/>
                  <w:sz w:val="22"/>
                  <w:szCs w:val="22"/>
                </w:rPr>
                <w:t>)</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3"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500D974" w14:textId="77777777" w:rsidR="003847F5" w:rsidRDefault="003847F5">
            <w:pPr>
              <w:pBdr>
                <w:top w:val="none" w:sz="0" w:space="0" w:color="000000"/>
                <w:left w:val="none" w:sz="0" w:space="0" w:color="000000"/>
                <w:bottom w:val="none" w:sz="0" w:space="0" w:color="000000"/>
                <w:right w:val="none" w:sz="0" w:space="0" w:color="000000"/>
              </w:pBdr>
              <w:spacing w:before="100" w:after="100"/>
              <w:ind w:left="100" w:right="100"/>
              <w:jc w:val="center"/>
              <w:rPr>
                <w:ins w:id="374" w:author="Gabriel Cortes" w:date="2024-03-28T12:27:00Z"/>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5"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CA3072A" w14:textId="77777777" w:rsidR="003847F5" w:rsidRDefault="003847F5">
            <w:pPr>
              <w:pBdr>
                <w:top w:val="none" w:sz="0" w:space="0" w:color="000000"/>
                <w:left w:val="none" w:sz="0" w:space="0" w:color="000000"/>
                <w:bottom w:val="none" w:sz="0" w:space="0" w:color="000000"/>
                <w:right w:val="none" w:sz="0" w:space="0" w:color="000000"/>
              </w:pBdr>
              <w:spacing w:before="100" w:after="100"/>
              <w:ind w:left="100" w:right="100"/>
              <w:jc w:val="center"/>
              <w:rPr>
                <w:ins w:id="376" w:author="Gabriel Cortes" w:date="2024-03-28T12:27:00Z"/>
                <w:rFonts w:ascii="Helvetica" w:eastAsia="Helvetica" w:hAnsi="Helvetica" w:cs="Helvetica"/>
                <w:color w:val="000000"/>
                <w:sz w:val="22"/>
                <w:szCs w:val="22"/>
              </w:rPr>
            </w:pPr>
          </w:p>
        </w:tc>
      </w:tr>
      <w:tr w:rsidR="00A7296A" w14:paraId="604268CC" w14:textId="77777777" w:rsidTr="003847F5">
        <w:trPr>
          <w:jc w:val="center"/>
          <w:trPrChange w:id="377" w:author="Gabriel Cortes" w:date="2024-03-28T12:29:00Z">
            <w:trPr>
              <w:gridAfter w:val="0"/>
              <w:jc w:val="center"/>
            </w:trPr>
          </w:trPrChange>
        </w:trPr>
        <w:tc>
          <w:tcPr>
            <w:tcW w:w="37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8"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BBDC746" w14:textId="6B24EF6C" w:rsidR="00A7296A" w:rsidRDefault="003847F5" w:rsidP="003847F5">
            <w:pPr>
              <w:pBdr>
                <w:top w:val="none" w:sz="0" w:space="0" w:color="000000"/>
                <w:left w:val="none" w:sz="0" w:space="0" w:color="000000"/>
                <w:bottom w:val="none" w:sz="0" w:space="0" w:color="000000"/>
                <w:right w:val="none" w:sz="0" w:space="0" w:color="000000"/>
              </w:pBdr>
              <w:spacing w:before="100" w:after="100"/>
              <w:ind w:left="100" w:right="100"/>
              <w:pPrChange w:id="379" w:author="Gabriel Cortes" w:date="2024-03-28T12:26: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380" w:author="Gabriel Cortes" w:date="2024-03-28T12:27:00Z">
              <w:r>
                <w:rPr>
                  <w:rFonts w:ascii="Helvetica" w:eastAsia="Helvetica" w:hAnsi="Helvetica" w:cs="Helvetica"/>
                  <w:color w:val="000000"/>
                  <w:sz w:val="22"/>
                  <w:szCs w:val="22"/>
                </w:rPr>
                <w:t xml:space="preserve">   </w:t>
              </w:r>
            </w:ins>
            <w:r w:rsidR="00000000">
              <w:rPr>
                <w:rFonts w:ascii="Helvetica" w:eastAsia="Helvetica" w:hAnsi="Helvetica" w:cs="Helvetica"/>
                <w:color w:val="000000"/>
                <w:sz w:val="22"/>
                <w:szCs w:val="22"/>
              </w:rPr>
              <w:t>Izquierda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1"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A92AB42"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2"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7C0F34C"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1.265</w:t>
            </w:r>
          </w:p>
        </w:tc>
      </w:tr>
      <w:tr w:rsidR="00A7296A" w14:paraId="7BF6466C" w14:textId="77777777" w:rsidTr="003847F5">
        <w:trPr>
          <w:jc w:val="center"/>
          <w:trPrChange w:id="383" w:author="Gabriel Cortes" w:date="2024-03-28T12:29:00Z">
            <w:trPr>
              <w:gridAfter w:val="0"/>
              <w:jc w:val="center"/>
            </w:trPr>
          </w:trPrChange>
        </w:trPr>
        <w:tc>
          <w:tcPr>
            <w:tcW w:w="37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4"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EBB512B" w14:textId="0DAF7F1E" w:rsidR="00A7296A" w:rsidRDefault="003847F5" w:rsidP="003847F5">
            <w:pPr>
              <w:pBdr>
                <w:top w:val="none" w:sz="0" w:space="0" w:color="000000"/>
                <w:left w:val="none" w:sz="0" w:space="0" w:color="000000"/>
                <w:bottom w:val="none" w:sz="0" w:space="0" w:color="000000"/>
                <w:right w:val="none" w:sz="0" w:space="0" w:color="000000"/>
              </w:pBdr>
              <w:spacing w:before="100" w:after="100"/>
              <w:ind w:left="100" w:right="100"/>
              <w:pPrChange w:id="385" w:author="Gabriel Cortes" w:date="2024-03-28T12:26: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386" w:author="Gabriel Cortes" w:date="2024-03-28T12:27:00Z">
              <w:r>
                <w:rPr>
                  <w:rFonts w:ascii="Helvetica" w:eastAsia="Helvetica" w:hAnsi="Helvetica" w:cs="Helvetica"/>
                  <w:color w:val="000000"/>
                  <w:sz w:val="22"/>
                  <w:szCs w:val="22"/>
                </w:rPr>
                <w:t xml:space="preserve">   </w:t>
              </w:r>
            </w:ins>
            <w:r w:rsidR="00000000">
              <w:rPr>
                <w:rFonts w:ascii="Helvetica" w:eastAsia="Helvetica" w:hAnsi="Helvetica" w:cs="Helvetica"/>
                <w:color w:val="000000"/>
                <w:sz w:val="22"/>
                <w:szCs w:val="22"/>
              </w:rPr>
              <w:t>Centro Izquierda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7"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325D084"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8"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CBD0F06"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1.094</w:t>
            </w:r>
          </w:p>
        </w:tc>
      </w:tr>
      <w:tr w:rsidR="00A7296A" w14:paraId="60FB473D" w14:textId="77777777" w:rsidTr="003847F5">
        <w:trPr>
          <w:jc w:val="center"/>
          <w:trPrChange w:id="389" w:author="Gabriel Cortes" w:date="2024-03-28T12:29:00Z">
            <w:trPr>
              <w:gridAfter w:val="0"/>
              <w:jc w:val="center"/>
            </w:trPr>
          </w:trPrChange>
        </w:trPr>
        <w:tc>
          <w:tcPr>
            <w:tcW w:w="37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0"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1F896FE" w14:textId="67960D64" w:rsidR="00A7296A" w:rsidRDefault="003847F5" w:rsidP="003847F5">
            <w:pPr>
              <w:pBdr>
                <w:top w:val="none" w:sz="0" w:space="0" w:color="000000"/>
                <w:left w:val="none" w:sz="0" w:space="0" w:color="000000"/>
                <w:bottom w:val="none" w:sz="0" w:space="0" w:color="000000"/>
                <w:right w:val="none" w:sz="0" w:space="0" w:color="000000"/>
              </w:pBdr>
              <w:spacing w:before="100" w:after="100"/>
              <w:ind w:left="100" w:right="100"/>
              <w:pPrChange w:id="391" w:author="Gabriel Cortes" w:date="2024-03-28T12:26: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392" w:author="Gabriel Cortes" w:date="2024-03-28T12:28:00Z">
              <w:r>
                <w:rPr>
                  <w:rFonts w:ascii="Helvetica" w:eastAsia="Helvetica" w:hAnsi="Helvetica" w:cs="Helvetica"/>
                  <w:color w:val="000000"/>
                  <w:sz w:val="22"/>
                  <w:szCs w:val="22"/>
                </w:rPr>
                <w:t xml:space="preserve">   </w:t>
              </w:r>
            </w:ins>
            <w:r w:rsidR="00000000">
              <w:rPr>
                <w:rFonts w:ascii="Helvetica" w:eastAsia="Helvetica" w:hAnsi="Helvetica" w:cs="Helvetica"/>
                <w:color w:val="000000"/>
                <w:sz w:val="22"/>
                <w:szCs w:val="22"/>
              </w:rPr>
              <w:t>Centro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3"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8C56E8F"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4"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92F2716"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1.245</w:t>
            </w:r>
          </w:p>
        </w:tc>
      </w:tr>
      <w:tr w:rsidR="00A7296A" w14:paraId="17BB505D" w14:textId="77777777" w:rsidTr="003847F5">
        <w:trPr>
          <w:jc w:val="center"/>
          <w:trPrChange w:id="395" w:author="Gabriel Cortes" w:date="2024-03-28T12:29:00Z">
            <w:trPr>
              <w:gridAfter w:val="0"/>
              <w:jc w:val="center"/>
            </w:trPr>
          </w:trPrChange>
        </w:trPr>
        <w:tc>
          <w:tcPr>
            <w:tcW w:w="37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6"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2E8DD9B" w14:textId="73208DF9" w:rsidR="00A7296A" w:rsidRDefault="003847F5" w:rsidP="003847F5">
            <w:pPr>
              <w:pBdr>
                <w:top w:val="none" w:sz="0" w:space="0" w:color="000000"/>
                <w:left w:val="none" w:sz="0" w:space="0" w:color="000000"/>
                <w:bottom w:val="none" w:sz="0" w:space="0" w:color="000000"/>
                <w:right w:val="none" w:sz="0" w:space="0" w:color="000000"/>
              </w:pBdr>
              <w:spacing w:before="100" w:after="100"/>
              <w:ind w:left="100" w:right="100"/>
              <w:pPrChange w:id="397" w:author="Gabriel Cortes" w:date="2024-03-28T12:26: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398" w:author="Gabriel Cortes" w:date="2024-03-28T12:28:00Z">
              <w:r>
                <w:rPr>
                  <w:rFonts w:ascii="Helvetica" w:eastAsia="Helvetica" w:hAnsi="Helvetica" w:cs="Helvetica"/>
                  <w:color w:val="000000"/>
                  <w:sz w:val="22"/>
                  <w:szCs w:val="22"/>
                </w:rPr>
                <w:t xml:space="preserve">   </w:t>
              </w:r>
            </w:ins>
            <w:r w:rsidR="00000000">
              <w:rPr>
                <w:rFonts w:ascii="Helvetica" w:eastAsia="Helvetica" w:hAnsi="Helvetica" w:cs="Helvetica"/>
                <w:color w:val="000000"/>
                <w:sz w:val="22"/>
                <w:szCs w:val="22"/>
              </w:rPr>
              <w:t xml:space="preserve">Centro </w:t>
            </w:r>
            <w:proofErr w:type="spellStart"/>
            <w:r w:rsidR="00000000">
              <w:rPr>
                <w:rFonts w:ascii="Helvetica" w:eastAsia="Helvetica" w:hAnsi="Helvetica" w:cs="Helvetica"/>
                <w:color w:val="000000"/>
                <w:sz w:val="22"/>
                <w:szCs w:val="22"/>
              </w:rPr>
              <w:t>Derecha</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9"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A8A531B"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0"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7A31DCF"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0.754</w:t>
            </w:r>
          </w:p>
        </w:tc>
      </w:tr>
      <w:tr w:rsidR="00A7296A" w14:paraId="2EE66C43" w14:textId="77777777" w:rsidTr="003847F5">
        <w:trPr>
          <w:jc w:val="center"/>
          <w:trPrChange w:id="401" w:author="Gabriel Cortes" w:date="2024-03-28T12:29:00Z">
            <w:trPr>
              <w:gridAfter w:val="0"/>
              <w:jc w:val="center"/>
            </w:trPr>
          </w:trPrChange>
        </w:trPr>
        <w:tc>
          <w:tcPr>
            <w:tcW w:w="37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2"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806C22D" w14:textId="776A33D6" w:rsidR="00A7296A" w:rsidRDefault="003847F5" w:rsidP="003847F5">
            <w:pPr>
              <w:pBdr>
                <w:top w:val="none" w:sz="0" w:space="0" w:color="000000"/>
                <w:left w:val="none" w:sz="0" w:space="0" w:color="000000"/>
                <w:bottom w:val="none" w:sz="0" w:space="0" w:color="000000"/>
                <w:right w:val="none" w:sz="0" w:space="0" w:color="000000"/>
              </w:pBdr>
              <w:spacing w:before="100" w:after="100"/>
              <w:ind w:left="100" w:right="100"/>
              <w:pPrChange w:id="403" w:author="Gabriel Cortes" w:date="2024-03-28T12:26: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404" w:author="Gabriel Cortes" w:date="2024-03-28T12:28:00Z">
              <w:r>
                <w:rPr>
                  <w:rFonts w:ascii="Helvetica" w:eastAsia="Helvetica" w:hAnsi="Helvetica" w:cs="Helvetica"/>
                  <w:color w:val="000000"/>
                  <w:sz w:val="22"/>
                  <w:szCs w:val="22"/>
                </w:rPr>
                <w:t xml:space="preserve">   </w:t>
              </w:r>
            </w:ins>
            <w:proofErr w:type="spellStart"/>
            <w:r w:rsidR="00000000">
              <w:rPr>
                <w:rFonts w:ascii="Helvetica" w:eastAsia="Helvetica" w:hAnsi="Helvetica" w:cs="Helvetica"/>
                <w:color w:val="000000"/>
                <w:sz w:val="22"/>
                <w:szCs w:val="22"/>
              </w:rPr>
              <w:t>Derecha</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5"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653E948"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6"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C2913B8"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2.890</w:t>
            </w:r>
          </w:p>
        </w:tc>
      </w:tr>
      <w:tr w:rsidR="00A7296A" w14:paraId="497DFA99" w14:textId="77777777" w:rsidTr="003847F5">
        <w:trPr>
          <w:jc w:val="center"/>
          <w:trPrChange w:id="407" w:author="Gabriel Cortes" w:date="2024-03-28T12:29:00Z">
            <w:trPr>
              <w:gridAfter w:val="0"/>
              <w:jc w:val="center"/>
            </w:trPr>
          </w:trPrChange>
        </w:trPr>
        <w:tc>
          <w:tcPr>
            <w:tcW w:w="37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8"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8D407D3" w14:textId="77777777" w:rsidR="00A7296A" w:rsidRDefault="00000000" w:rsidP="003847F5">
            <w:pPr>
              <w:pBdr>
                <w:top w:val="none" w:sz="0" w:space="0" w:color="000000"/>
                <w:left w:val="none" w:sz="0" w:space="0" w:color="000000"/>
                <w:bottom w:val="none" w:sz="0" w:space="0" w:color="000000"/>
                <w:right w:val="none" w:sz="0" w:space="0" w:color="000000"/>
              </w:pBdr>
              <w:spacing w:before="100" w:after="100"/>
              <w:ind w:left="100" w:right="100"/>
              <w:pPrChange w:id="409" w:author="Gabriel Cortes" w:date="2024-03-28T12:26:00Z">
                <w:pPr>
                  <w:pBdr>
                    <w:top w:val="none" w:sz="0" w:space="0" w:color="000000"/>
                    <w:left w:val="none" w:sz="0" w:space="0" w:color="000000"/>
                    <w:bottom w:val="none" w:sz="0" w:space="0" w:color="000000"/>
                    <w:right w:val="none" w:sz="0" w:space="0" w:color="000000"/>
                  </w:pBdr>
                  <w:spacing w:before="100" w:after="100"/>
                  <w:ind w:left="100" w:right="100"/>
                  <w:jc w:val="center"/>
                </w:pPr>
              </w:pPrChange>
            </w:pPr>
            <w:proofErr w:type="spellStart"/>
            <w:r>
              <w:rPr>
                <w:rFonts w:ascii="Helvetica" w:eastAsia="Helvetica" w:hAnsi="Helvetica" w:cs="Helvetica"/>
                <w:color w:val="000000"/>
                <w:sz w:val="22"/>
                <w:szCs w:val="22"/>
              </w:rPr>
              <w:t>Ingresos</w:t>
            </w:r>
            <w:proofErr w:type="spellEnd"/>
            <w:r>
              <w:rPr>
                <w:rFonts w:ascii="Helvetica" w:eastAsia="Helvetica" w:hAnsi="Helvetica" w:cs="Helvetica"/>
                <w:color w:val="000000"/>
                <w:sz w:val="22"/>
                <w:szCs w:val="22"/>
              </w:rPr>
              <w:t xml:space="preserve"> </w:t>
            </w:r>
            <w:proofErr w:type="spellStart"/>
            <w:r>
              <w:rPr>
                <w:rFonts w:ascii="Helvetica" w:eastAsia="Helvetica" w:hAnsi="Helvetica" w:cs="Helvetica"/>
                <w:color w:val="000000"/>
                <w:sz w:val="22"/>
                <w:szCs w:val="22"/>
              </w:rPr>
              <w:t>Subjetivos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10"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93D206A"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11"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9115887"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1.086</w:t>
            </w:r>
          </w:p>
        </w:tc>
      </w:tr>
      <w:tr w:rsidR="003847F5" w14:paraId="1A4F8E28" w14:textId="77777777" w:rsidTr="003847F5">
        <w:trPr>
          <w:jc w:val="center"/>
          <w:ins w:id="412" w:author="Gabriel Cortes" w:date="2024-03-28T12:28:00Z"/>
          <w:trPrChange w:id="413" w:author="Gabriel Cortes" w:date="2024-03-28T12:29:00Z">
            <w:trPr>
              <w:gridAfter w:val="0"/>
              <w:jc w:val="center"/>
            </w:trPr>
          </w:trPrChange>
        </w:trPr>
        <w:tc>
          <w:tcPr>
            <w:tcW w:w="37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14"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38739C2" w14:textId="76DF741E" w:rsidR="003847F5" w:rsidRPr="003847F5" w:rsidRDefault="003847F5" w:rsidP="003847F5">
            <w:pPr>
              <w:pBdr>
                <w:top w:val="none" w:sz="0" w:space="0" w:color="000000"/>
                <w:left w:val="none" w:sz="0" w:space="0" w:color="000000"/>
                <w:bottom w:val="none" w:sz="0" w:space="0" w:color="000000"/>
                <w:right w:val="none" w:sz="0" w:space="0" w:color="000000"/>
              </w:pBdr>
              <w:spacing w:before="100" w:after="100"/>
              <w:ind w:left="100" w:right="100"/>
              <w:rPr>
                <w:ins w:id="415" w:author="Gabriel Cortes" w:date="2024-03-28T12:28:00Z"/>
                <w:rFonts w:ascii="Helvetica" w:eastAsia="Helvetica" w:hAnsi="Helvetica" w:cs="Helvetica"/>
                <w:b/>
                <w:bCs/>
                <w:color w:val="000000"/>
                <w:sz w:val="22"/>
                <w:szCs w:val="22"/>
                <w:rPrChange w:id="416" w:author="Gabriel Cortes" w:date="2024-03-28T12:28:00Z">
                  <w:rPr>
                    <w:ins w:id="417" w:author="Gabriel Cortes" w:date="2024-03-28T12:28:00Z"/>
                    <w:rFonts w:ascii="Helvetica" w:eastAsia="Helvetica" w:hAnsi="Helvetica" w:cs="Helvetica"/>
                    <w:color w:val="000000"/>
                    <w:sz w:val="22"/>
                    <w:szCs w:val="22"/>
                  </w:rPr>
                </w:rPrChange>
              </w:rPr>
            </w:pPr>
            <w:proofErr w:type="spellStart"/>
            <w:ins w:id="418" w:author="Gabriel Cortes" w:date="2024-03-28T12:28:00Z">
              <w:r>
                <w:rPr>
                  <w:rFonts w:ascii="Helvetica" w:eastAsia="Helvetica" w:hAnsi="Helvetica" w:cs="Helvetica"/>
                  <w:b/>
                  <w:bCs/>
                  <w:color w:val="000000"/>
                  <w:sz w:val="22"/>
                  <w:szCs w:val="22"/>
                </w:rPr>
                <w:t>Religión</w:t>
              </w:r>
              <w:proofErr w:type="spellEnd"/>
              <w:r>
                <w:rPr>
                  <w:rFonts w:ascii="Helvetica" w:eastAsia="Helvetica" w:hAnsi="Helvetica" w:cs="Helvetica"/>
                  <w:b/>
                  <w:bCs/>
                  <w:color w:val="000000"/>
                  <w:sz w:val="22"/>
                  <w:szCs w:val="22"/>
                </w:rPr>
                <w:t xml:space="preserve"> (1= </w:t>
              </w:r>
              <w:proofErr w:type="spellStart"/>
              <w:r>
                <w:rPr>
                  <w:rFonts w:ascii="Helvetica" w:eastAsia="Helvetica" w:hAnsi="Helvetica" w:cs="Helvetica"/>
                  <w:b/>
                  <w:bCs/>
                  <w:color w:val="000000"/>
                  <w:sz w:val="22"/>
                  <w:szCs w:val="22"/>
                </w:rPr>
                <w:t>Ninguna</w:t>
              </w:r>
              <w:proofErr w:type="spellEnd"/>
              <w:r>
                <w:rPr>
                  <w:rFonts w:ascii="Helvetica" w:eastAsia="Helvetica" w:hAnsi="Helvetica" w:cs="Helvetica"/>
                  <w:b/>
                  <w:bCs/>
                  <w:color w:val="000000"/>
                  <w:sz w:val="22"/>
                  <w:szCs w:val="22"/>
                </w:rPr>
                <w:t>)</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19"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5BF93D4" w14:textId="77777777" w:rsidR="003847F5" w:rsidRDefault="003847F5">
            <w:pPr>
              <w:pBdr>
                <w:top w:val="none" w:sz="0" w:space="0" w:color="000000"/>
                <w:left w:val="none" w:sz="0" w:space="0" w:color="000000"/>
                <w:bottom w:val="none" w:sz="0" w:space="0" w:color="000000"/>
                <w:right w:val="none" w:sz="0" w:space="0" w:color="000000"/>
              </w:pBdr>
              <w:spacing w:before="100" w:after="100"/>
              <w:ind w:left="100" w:right="100"/>
              <w:jc w:val="center"/>
              <w:rPr>
                <w:ins w:id="420" w:author="Gabriel Cortes" w:date="2024-03-28T12:28:00Z"/>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21"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1970961" w14:textId="77777777" w:rsidR="003847F5" w:rsidRDefault="003847F5">
            <w:pPr>
              <w:pBdr>
                <w:top w:val="none" w:sz="0" w:space="0" w:color="000000"/>
                <w:left w:val="none" w:sz="0" w:space="0" w:color="000000"/>
                <w:bottom w:val="none" w:sz="0" w:space="0" w:color="000000"/>
                <w:right w:val="none" w:sz="0" w:space="0" w:color="000000"/>
              </w:pBdr>
              <w:spacing w:before="100" w:after="100"/>
              <w:ind w:left="100" w:right="100"/>
              <w:jc w:val="center"/>
              <w:rPr>
                <w:ins w:id="422" w:author="Gabriel Cortes" w:date="2024-03-28T12:28:00Z"/>
                <w:rFonts w:ascii="Helvetica" w:eastAsia="Helvetica" w:hAnsi="Helvetica" w:cs="Helvetica"/>
                <w:color w:val="000000"/>
                <w:sz w:val="22"/>
                <w:szCs w:val="22"/>
              </w:rPr>
            </w:pPr>
          </w:p>
        </w:tc>
      </w:tr>
      <w:tr w:rsidR="00A7296A" w14:paraId="435E86AC" w14:textId="77777777" w:rsidTr="003847F5">
        <w:trPr>
          <w:jc w:val="center"/>
          <w:trPrChange w:id="423" w:author="Gabriel Cortes" w:date="2024-03-28T12:29:00Z">
            <w:trPr>
              <w:gridAfter w:val="0"/>
              <w:jc w:val="center"/>
            </w:trPr>
          </w:trPrChange>
        </w:trPr>
        <w:tc>
          <w:tcPr>
            <w:tcW w:w="37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24"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103AB55" w14:textId="7FEF4879" w:rsidR="00A7296A" w:rsidRDefault="003847F5" w:rsidP="003847F5">
            <w:pPr>
              <w:pBdr>
                <w:top w:val="none" w:sz="0" w:space="0" w:color="000000"/>
                <w:left w:val="none" w:sz="0" w:space="0" w:color="000000"/>
                <w:bottom w:val="none" w:sz="0" w:space="0" w:color="000000"/>
                <w:right w:val="none" w:sz="0" w:space="0" w:color="000000"/>
              </w:pBdr>
              <w:spacing w:before="100" w:after="100"/>
              <w:ind w:left="100" w:right="100"/>
              <w:pPrChange w:id="425" w:author="Gabriel Cortes" w:date="2024-03-28T12:26: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426" w:author="Gabriel Cortes" w:date="2024-03-28T12:28:00Z">
              <w:r>
                <w:rPr>
                  <w:rFonts w:ascii="Helvetica" w:eastAsia="Helvetica" w:hAnsi="Helvetica" w:cs="Helvetica"/>
                  <w:color w:val="000000"/>
                  <w:sz w:val="22"/>
                  <w:szCs w:val="22"/>
                </w:rPr>
                <w:t xml:space="preserve">   </w:t>
              </w:r>
            </w:ins>
            <w:proofErr w:type="spellStart"/>
            <w:r w:rsidR="00000000">
              <w:rPr>
                <w:rFonts w:ascii="Helvetica" w:eastAsia="Helvetica" w:hAnsi="Helvetica" w:cs="Helvetica"/>
                <w:color w:val="000000"/>
                <w:sz w:val="22"/>
                <w:szCs w:val="22"/>
              </w:rPr>
              <w:t>Católica</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27"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4D09700"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28"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13D9A8A"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1.693*</w:t>
            </w:r>
          </w:p>
        </w:tc>
      </w:tr>
      <w:tr w:rsidR="00A7296A" w14:paraId="5C4DD321" w14:textId="77777777" w:rsidTr="003847F5">
        <w:trPr>
          <w:jc w:val="center"/>
          <w:trPrChange w:id="429" w:author="Gabriel Cortes" w:date="2024-03-28T12:29:00Z">
            <w:trPr>
              <w:gridAfter w:val="0"/>
              <w:jc w:val="center"/>
            </w:trPr>
          </w:trPrChange>
        </w:trPr>
        <w:tc>
          <w:tcPr>
            <w:tcW w:w="37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30"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C615140" w14:textId="366ADDD5" w:rsidR="00A7296A" w:rsidRDefault="003847F5" w:rsidP="003847F5">
            <w:pPr>
              <w:pBdr>
                <w:top w:val="none" w:sz="0" w:space="0" w:color="000000"/>
                <w:left w:val="none" w:sz="0" w:space="0" w:color="000000"/>
                <w:bottom w:val="none" w:sz="0" w:space="0" w:color="000000"/>
                <w:right w:val="none" w:sz="0" w:space="0" w:color="000000"/>
              </w:pBdr>
              <w:spacing w:before="100" w:after="100"/>
              <w:ind w:left="100" w:right="100"/>
              <w:pPrChange w:id="431" w:author="Gabriel Cortes" w:date="2024-03-28T12:26: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432" w:author="Gabriel Cortes" w:date="2024-03-28T12:28:00Z">
              <w:r>
                <w:rPr>
                  <w:rFonts w:ascii="Helvetica" w:eastAsia="Helvetica" w:hAnsi="Helvetica" w:cs="Helvetica"/>
                  <w:color w:val="000000"/>
                  <w:sz w:val="22"/>
                  <w:szCs w:val="22"/>
                </w:rPr>
                <w:t xml:space="preserve"> </w:t>
              </w:r>
            </w:ins>
            <w:ins w:id="433" w:author="Gabriel Cortes" w:date="2024-03-28T12:29:00Z">
              <w:r>
                <w:rPr>
                  <w:rFonts w:ascii="Helvetica" w:eastAsia="Helvetica" w:hAnsi="Helvetica" w:cs="Helvetica"/>
                  <w:color w:val="000000"/>
                  <w:sz w:val="22"/>
                  <w:szCs w:val="22"/>
                </w:rPr>
                <w:t xml:space="preserve">  </w:t>
              </w:r>
            </w:ins>
            <w:proofErr w:type="spellStart"/>
            <w:r w:rsidR="00000000">
              <w:rPr>
                <w:rFonts w:ascii="Helvetica" w:eastAsia="Helvetica" w:hAnsi="Helvetica" w:cs="Helvetica"/>
                <w:color w:val="000000"/>
                <w:sz w:val="22"/>
                <w:szCs w:val="22"/>
              </w:rPr>
              <w:t>Evangélica</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34"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C76B2C7"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35"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0B574C7"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1.635</w:t>
            </w:r>
          </w:p>
        </w:tc>
      </w:tr>
      <w:tr w:rsidR="00A7296A" w14:paraId="18FA8F38" w14:textId="77777777" w:rsidTr="003847F5">
        <w:trPr>
          <w:jc w:val="center"/>
          <w:trPrChange w:id="436" w:author="Gabriel Cortes" w:date="2024-03-28T12:29:00Z">
            <w:trPr>
              <w:gridAfter w:val="0"/>
              <w:jc w:val="center"/>
            </w:trPr>
          </w:trPrChange>
        </w:trPr>
        <w:tc>
          <w:tcPr>
            <w:tcW w:w="37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37"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0A974DA" w14:textId="10212BC2" w:rsidR="00A7296A" w:rsidRDefault="003847F5" w:rsidP="003847F5">
            <w:pPr>
              <w:pBdr>
                <w:top w:val="none" w:sz="0" w:space="0" w:color="000000"/>
                <w:left w:val="none" w:sz="0" w:space="0" w:color="000000"/>
                <w:bottom w:val="none" w:sz="0" w:space="0" w:color="000000"/>
                <w:right w:val="none" w:sz="0" w:space="0" w:color="000000"/>
              </w:pBdr>
              <w:spacing w:before="100" w:after="100"/>
              <w:ind w:left="100" w:right="100"/>
              <w:pPrChange w:id="438" w:author="Gabriel Cortes" w:date="2024-03-28T12:26: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439" w:author="Gabriel Cortes" w:date="2024-03-28T12:29:00Z">
              <w:r>
                <w:rPr>
                  <w:rFonts w:ascii="Helvetica" w:eastAsia="Helvetica" w:hAnsi="Helvetica" w:cs="Helvetica"/>
                  <w:color w:val="000000"/>
                  <w:sz w:val="22"/>
                  <w:szCs w:val="22"/>
                </w:rPr>
                <w:t xml:space="preserve">   </w:t>
              </w:r>
            </w:ins>
            <w:proofErr w:type="spellStart"/>
            <w:r w:rsidR="00000000">
              <w:rPr>
                <w:rFonts w:ascii="Helvetica" w:eastAsia="Helvetica" w:hAnsi="Helvetica" w:cs="Helvetica"/>
                <w:color w:val="000000"/>
                <w:sz w:val="22"/>
                <w:szCs w:val="22"/>
              </w:rPr>
              <w:t>Otra</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40"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FF49D31"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41"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63F6461"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1.359</w:t>
            </w:r>
          </w:p>
        </w:tc>
      </w:tr>
      <w:tr w:rsidR="003847F5" w14:paraId="6BE0F7DB" w14:textId="77777777" w:rsidTr="003847F5">
        <w:trPr>
          <w:jc w:val="center"/>
          <w:ins w:id="442" w:author="Gabriel Cortes" w:date="2024-03-28T12:29:00Z"/>
          <w:trPrChange w:id="443" w:author="Gabriel Cortes" w:date="2024-03-28T12:29:00Z">
            <w:trPr>
              <w:gridAfter w:val="0"/>
              <w:jc w:val="center"/>
            </w:trPr>
          </w:trPrChange>
        </w:trPr>
        <w:tc>
          <w:tcPr>
            <w:tcW w:w="37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44"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831EAC8" w14:textId="0499216F" w:rsidR="003847F5" w:rsidRPr="003847F5" w:rsidRDefault="003847F5" w:rsidP="003847F5">
            <w:pPr>
              <w:pBdr>
                <w:top w:val="none" w:sz="0" w:space="0" w:color="000000"/>
                <w:left w:val="none" w:sz="0" w:space="0" w:color="000000"/>
                <w:bottom w:val="none" w:sz="0" w:space="0" w:color="000000"/>
                <w:right w:val="none" w:sz="0" w:space="0" w:color="000000"/>
              </w:pBdr>
              <w:spacing w:before="100" w:after="100"/>
              <w:ind w:left="100" w:right="100"/>
              <w:rPr>
                <w:ins w:id="445" w:author="Gabriel Cortes" w:date="2024-03-28T12:29:00Z"/>
                <w:rFonts w:ascii="Helvetica" w:eastAsia="Helvetica" w:hAnsi="Helvetica" w:cs="Helvetica"/>
                <w:b/>
                <w:bCs/>
                <w:color w:val="000000"/>
                <w:sz w:val="22"/>
                <w:szCs w:val="22"/>
                <w:rPrChange w:id="446" w:author="Gabriel Cortes" w:date="2024-03-28T12:29:00Z">
                  <w:rPr>
                    <w:ins w:id="447" w:author="Gabriel Cortes" w:date="2024-03-28T12:29:00Z"/>
                    <w:rFonts w:ascii="Helvetica" w:eastAsia="Helvetica" w:hAnsi="Helvetica" w:cs="Helvetica"/>
                    <w:color w:val="000000"/>
                    <w:sz w:val="22"/>
                    <w:szCs w:val="22"/>
                  </w:rPr>
                </w:rPrChange>
              </w:rPr>
            </w:pPr>
            <w:ins w:id="448" w:author="Gabriel Cortes" w:date="2024-03-28T12:29:00Z">
              <w:r>
                <w:rPr>
                  <w:rFonts w:ascii="Helvetica" w:eastAsia="Helvetica" w:hAnsi="Helvetica" w:cs="Helvetica"/>
                  <w:b/>
                  <w:bCs/>
                  <w:color w:val="000000"/>
                  <w:sz w:val="22"/>
                  <w:szCs w:val="22"/>
                </w:rPr>
                <w:t>Tipo de Ciudad (1= Santiago)</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49"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E08DB2A" w14:textId="77777777" w:rsidR="003847F5" w:rsidRDefault="003847F5">
            <w:pPr>
              <w:pBdr>
                <w:top w:val="none" w:sz="0" w:space="0" w:color="000000"/>
                <w:left w:val="none" w:sz="0" w:space="0" w:color="000000"/>
                <w:bottom w:val="none" w:sz="0" w:space="0" w:color="000000"/>
                <w:right w:val="none" w:sz="0" w:space="0" w:color="000000"/>
              </w:pBdr>
              <w:spacing w:before="100" w:after="100"/>
              <w:ind w:left="100" w:right="100"/>
              <w:jc w:val="center"/>
              <w:rPr>
                <w:ins w:id="450" w:author="Gabriel Cortes" w:date="2024-03-28T12:29:00Z"/>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51"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4CCB24C" w14:textId="77777777" w:rsidR="003847F5" w:rsidRDefault="003847F5">
            <w:pPr>
              <w:pBdr>
                <w:top w:val="none" w:sz="0" w:space="0" w:color="000000"/>
                <w:left w:val="none" w:sz="0" w:space="0" w:color="000000"/>
                <w:bottom w:val="none" w:sz="0" w:space="0" w:color="000000"/>
                <w:right w:val="none" w:sz="0" w:space="0" w:color="000000"/>
              </w:pBdr>
              <w:spacing w:before="100" w:after="100"/>
              <w:ind w:left="100" w:right="100"/>
              <w:jc w:val="center"/>
              <w:rPr>
                <w:ins w:id="452" w:author="Gabriel Cortes" w:date="2024-03-28T12:29:00Z"/>
                <w:rFonts w:ascii="Helvetica" w:eastAsia="Helvetica" w:hAnsi="Helvetica" w:cs="Helvetica"/>
                <w:color w:val="000000"/>
                <w:sz w:val="22"/>
                <w:szCs w:val="22"/>
              </w:rPr>
            </w:pPr>
          </w:p>
        </w:tc>
      </w:tr>
      <w:tr w:rsidR="00A7296A" w14:paraId="6AED41B8" w14:textId="77777777" w:rsidTr="003847F5">
        <w:trPr>
          <w:jc w:val="center"/>
          <w:trPrChange w:id="453" w:author="Gabriel Cortes" w:date="2024-03-28T12:29:00Z">
            <w:trPr>
              <w:gridAfter w:val="0"/>
              <w:jc w:val="center"/>
            </w:trPr>
          </w:trPrChange>
        </w:trPr>
        <w:tc>
          <w:tcPr>
            <w:tcW w:w="37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54"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F5510BD" w14:textId="6A8C269C" w:rsidR="00A7296A" w:rsidRDefault="003847F5" w:rsidP="003847F5">
            <w:pPr>
              <w:pBdr>
                <w:top w:val="none" w:sz="0" w:space="0" w:color="000000"/>
                <w:left w:val="none" w:sz="0" w:space="0" w:color="000000"/>
                <w:bottom w:val="none" w:sz="0" w:space="0" w:color="000000"/>
                <w:right w:val="none" w:sz="0" w:space="0" w:color="000000"/>
              </w:pBdr>
              <w:spacing w:before="100" w:after="100"/>
              <w:ind w:left="100" w:right="100"/>
              <w:pPrChange w:id="455" w:author="Gabriel Cortes" w:date="2024-03-28T12:26: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456" w:author="Gabriel Cortes" w:date="2024-03-28T12:29:00Z">
              <w:r>
                <w:rPr>
                  <w:rFonts w:ascii="Helvetica" w:eastAsia="Helvetica" w:hAnsi="Helvetica" w:cs="Helvetica"/>
                  <w:color w:val="000000"/>
                  <w:sz w:val="22"/>
                  <w:szCs w:val="22"/>
                </w:rPr>
                <w:t xml:space="preserve">   </w:t>
              </w:r>
            </w:ins>
            <w:r w:rsidR="00000000">
              <w:rPr>
                <w:rFonts w:ascii="Helvetica" w:eastAsia="Helvetica" w:hAnsi="Helvetica" w:cs="Helvetica"/>
                <w:color w:val="000000"/>
                <w:sz w:val="22"/>
                <w:szCs w:val="22"/>
              </w:rPr>
              <w:t>Rural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57"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D7001BE"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58"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CFFC31F"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0.624</w:t>
            </w:r>
          </w:p>
        </w:tc>
      </w:tr>
      <w:tr w:rsidR="00A7296A" w14:paraId="1F173B8F" w14:textId="77777777" w:rsidTr="003847F5">
        <w:trPr>
          <w:jc w:val="center"/>
          <w:trPrChange w:id="459" w:author="Gabriel Cortes" w:date="2024-03-28T12:29:00Z">
            <w:trPr>
              <w:gridAfter w:val="0"/>
              <w:jc w:val="center"/>
            </w:trPr>
          </w:trPrChange>
        </w:trPr>
        <w:tc>
          <w:tcPr>
            <w:tcW w:w="37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60"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AFF184C" w14:textId="01DF3CB4" w:rsidR="00A7296A" w:rsidRDefault="003847F5" w:rsidP="003847F5">
            <w:pPr>
              <w:pBdr>
                <w:top w:val="none" w:sz="0" w:space="0" w:color="000000"/>
                <w:left w:val="none" w:sz="0" w:space="0" w:color="000000"/>
                <w:bottom w:val="none" w:sz="0" w:space="0" w:color="000000"/>
                <w:right w:val="none" w:sz="0" w:space="0" w:color="000000"/>
              </w:pBdr>
              <w:spacing w:before="100" w:after="100"/>
              <w:ind w:left="100" w:right="100"/>
              <w:pPrChange w:id="461" w:author="Gabriel Cortes" w:date="2024-03-28T12:26: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462" w:author="Gabriel Cortes" w:date="2024-03-28T12:29:00Z">
              <w:r>
                <w:rPr>
                  <w:rFonts w:ascii="Helvetica" w:eastAsia="Helvetica" w:hAnsi="Helvetica" w:cs="Helvetica"/>
                  <w:color w:val="000000"/>
                  <w:sz w:val="22"/>
                  <w:szCs w:val="22"/>
                </w:rPr>
                <w:t xml:space="preserve">   </w:t>
              </w:r>
            </w:ins>
            <w:proofErr w:type="spellStart"/>
            <w:r w:rsidR="00000000">
              <w:rPr>
                <w:rFonts w:ascii="Helvetica" w:eastAsia="Helvetica" w:hAnsi="Helvetica" w:cs="Helvetica"/>
                <w:color w:val="000000"/>
                <w:sz w:val="22"/>
                <w:szCs w:val="22"/>
              </w:rPr>
              <w:t>Menos</w:t>
            </w:r>
            <w:proofErr w:type="spellEnd"/>
            <w:r w:rsidR="00000000">
              <w:rPr>
                <w:rFonts w:ascii="Helvetica" w:eastAsia="Helvetica" w:hAnsi="Helvetica" w:cs="Helvetica"/>
                <w:color w:val="000000"/>
                <w:sz w:val="22"/>
                <w:szCs w:val="22"/>
              </w:rPr>
              <w:t xml:space="preserve"> de 100.000hab</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63"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753D708"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64"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66D02F6"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0.557*</w:t>
            </w:r>
          </w:p>
        </w:tc>
      </w:tr>
      <w:tr w:rsidR="00A7296A" w14:paraId="2049B1C5" w14:textId="77777777" w:rsidTr="003847F5">
        <w:trPr>
          <w:jc w:val="center"/>
          <w:trPrChange w:id="465" w:author="Gabriel Cortes" w:date="2024-03-28T12:29:00Z">
            <w:trPr>
              <w:gridAfter w:val="0"/>
              <w:jc w:val="center"/>
            </w:trPr>
          </w:trPrChange>
        </w:trPr>
        <w:tc>
          <w:tcPr>
            <w:tcW w:w="37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66"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954AC86" w14:textId="192E97B2" w:rsidR="00A7296A" w:rsidRDefault="003847F5" w:rsidP="003847F5">
            <w:pPr>
              <w:pBdr>
                <w:top w:val="none" w:sz="0" w:space="0" w:color="000000"/>
                <w:left w:val="none" w:sz="0" w:space="0" w:color="000000"/>
                <w:bottom w:val="none" w:sz="0" w:space="0" w:color="000000"/>
                <w:right w:val="none" w:sz="0" w:space="0" w:color="000000"/>
              </w:pBdr>
              <w:spacing w:before="100" w:after="100"/>
              <w:ind w:left="100" w:right="100"/>
              <w:pPrChange w:id="467" w:author="Gabriel Cortes" w:date="2024-03-28T12:26: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468" w:author="Gabriel Cortes" w:date="2024-03-28T12:29:00Z">
              <w:r>
                <w:rPr>
                  <w:rFonts w:ascii="Helvetica" w:eastAsia="Helvetica" w:hAnsi="Helvetica" w:cs="Helvetica"/>
                  <w:color w:val="000000"/>
                  <w:sz w:val="22"/>
                  <w:szCs w:val="22"/>
                </w:rPr>
                <w:t xml:space="preserve">   </w:t>
              </w:r>
            </w:ins>
            <w:r w:rsidR="00000000">
              <w:rPr>
                <w:rFonts w:ascii="Helvetica" w:eastAsia="Helvetica" w:hAnsi="Helvetica" w:cs="Helvetica"/>
                <w:color w:val="000000"/>
                <w:sz w:val="22"/>
                <w:szCs w:val="22"/>
              </w:rPr>
              <w:t>Más de 100.000hab</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69"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06B66C6"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70" w:author="Gabriel Cortes" w:date="2024-03-28T12:29: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3528874"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1.675*</w:t>
            </w:r>
          </w:p>
        </w:tc>
      </w:tr>
      <w:tr w:rsidR="003847F5" w14:paraId="220C868E" w14:textId="77777777" w:rsidTr="003847F5">
        <w:trPr>
          <w:jc w:val="center"/>
          <w:ins w:id="471" w:author="Gabriel Cortes" w:date="2024-03-28T12:29:00Z"/>
        </w:trPr>
        <w:tc>
          <w:tcPr>
            <w:tcW w:w="37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0CDEB" w14:textId="130E1A05" w:rsidR="003847F5" w:rsidRPr="003847F5" w:rsidRDefault="003847F5" w:rsidP="003847F5">
            <w:pPr>
              <w:pBdr>
                <w:top w:val="none" w:sz="0" w:space="0" w:color="000000"/>
                <w:left w:val="none" w:sz="0" w:space="0" w:color="000000"/>
                <w:bottom w:val="none" w:sz="0" w:space="0" w:color="000000"/>
                <w:right w:val="none" w:sz="0" w:space="0" w:color="000000"/>
              </w:pBdr>
              <w:spacing w:before="100" w:after="100"/>
              <w:ind w:left="100" w:right="100"/>
              <w:rPr>
                <w:ins w:id="472" w:author="Gabriel Cortes" w:date="2024-03-28T12:29:00Z"/>
                <w:rFonts w:ascii="Helvetica" w:eastAsia="Helvetica" w:hAnsi="Helvetica" w:cs="Helvetica"/>
                <w:b/>
                <w:bCs/>
                <w:color w:val="000000"/>
                <w:sz w:val="22"/>
                <w:szCs w:val="22"/>
                <w:rPrChange w:id="473" w:author="Gabriel Cortes" w:date="2024-03-28T12:29:00Z">
                  <w:rPr>
                    <w:ins w:id="474" w:author="Gabriel Cortes" w:date="2024-03-28T12:29:00Z"/>
                    <w:rFonts w:ascii="Helvetica" w:eastAsia="Helvetica" w:hAnsi="Helvetica" w:cs="Helvetica"/>
                    <w:color w:val="000000"/>
                    <w:sz w:val="22"/>
                    <w:szCs w:val="22"/>
                  </w:rPr>
                </w:rPrChange>
              </w:rPr>
            </w:pPr>
            <w:proofErr w:type="spellStart"/>
            <w:ins w:id="475" w:author="Gabriel Cortes" w:date="2024-03-28T12:29:00Z">
              <w:r>
                <w:rPr>
                  <w:rFonts w:ascii="Helvetica" w:eastAsia="Helvetica" w:hAnsi="Helvetica" w:cs="Helvetica"/>
                  <w:b/>
                  <w:bCs/>
                  <w:color w:val="000000"/>
                  <w:sz w:val="22"/>
                  <w:szCs w:val="22"/>
                </w:rPr>
                <w:t>Clase</w:t>
              </w:r>
              <w:proofErr w:type="spellEnd"/>
              <w:r>
                <w:rPr>
                  <w:rFonts w:ascii="Helvetica" w:eastAsia="Helvetica" w:hAnsi="Helvetica" w:cs="Helvetica"/>
                  <w:b/>
                  <w:bCs/>
                  <w:color w:val="000000"/>
                  <w:sz w:val="22"/>
                  <w:szCs w:val="22"/>
                </w:rPr>
                <w:t xml:space="preserve"> Social (1= de </w:t>
              </w:r>
              <w:proofErr w:type="spellStart"/>
              <w:r>
                <w:rPr>
                  <w:rFonts w:ascii="Helvetica" w:eastAsia="Helvetica" w:hAnsi="Helvetica" w:cs="Helvetica"/>
                  <w:b/>
                  <w:bCs/>
                  <w:color w:val="000000"/>
                  <w:sz w:val="22"/>
                  <w:szCs w:val="22"/>
                </w:rPr>
                <w:t>Servicios</w:t>
              </w:r>
              <w:proofErr w:type="spellEnd"/>
              <w:r>
                <w:rPr>
                  <w:rFonts w:ascii="Helvetica" w:eastAsia="Helvetica" w:hAnsi="Helvetica" w:cs="Helvetica"/>
                  <w:b/>
                  <w:bCs/>
                  <w:color w:val="000000"/>
                  <w:sz w:val="22"/>
                  <w:szCs w:val="22"/>
                </w:rPr>
                <w:t>)</w:t>
              </w:r>
            </w:ins>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887F6" w14:textId="77777777" w:rsidR="003847F5" w:rsidRDefault="003847F5">
            <w:pPr>
              <w:pBdr>
                <w:top w:val="none" w:sz="0" w:space="0" w:color="000000"/>
                <w:left w:val="none" w:sz="0" w:space="0" w:color="000000"/>
                <w:bottom w:val="none" w:sz="0" w:space="0" w:color="000000"/>
                <w:right w:val="none" w:sz="0" w:space="0" w:color="000000"/>
              </w:pBdr>
              <w:spacing w:before="100" w:after="100"/>
              <w:ind w:left="100" w:right="100"/>
              <w:jc w:val="center"/>
              <w:rPr>
                <w:ins w:id="476" w:author="Gabriel Cortes" w:date="2024-03-28T12:29:00Z"/>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84CF2C" w14:textId="77777777" w:rsidR="003847F5" w:rsidRDefault="003847F5">
            <w:pPr>
              <w:pBdr>
                <w:top w:val="none" w:sz="0" w:space="0" w:color="000000"/>
                <w:left w:val="none" w:sz="0" w:space="0" w:color="000000"/>
                <w:bottom w:val="none" w:sz="0" w:space="0" w:color="000000"/>
                <w:right w:val="none" w:sz="0" w:space="0" w:color="000000"/>
              </w:pBdr>
              <w:spacing w:before="100" w:after="100"/>
              <w:ind w:left="100" w:right="100"/>
              <w:jc w:val="center"/>
              <w:rPr>
                <w:ins w:id="477" w:author="Gabriel Cortes" w:date="2024-03-28T12:29:00Z"/>
                <w:rFonts w:ascii="Helvetica" w:eastAsia="Helvetica" w:hAnsi="Helvetica" w:cs="Helvetica"/>
                <w:color w:val="000000"/>
                <w:sz w:val="22"/>
                <w:szCs w:val="22"/>
              </w:rPr>
            </w:pPr>
          </w:p>
        </w:tc>
      </w:tr>
      <w:tr w:rsidR="00A7296A" w14:paraId="65E7F782" w14:textId="77777777" w:rsidTr="003847F5">
        <w:trPr>
          <w:jc w:val="center"/>
          <w:trPrChange w:id="478" w:author="Gabriel Cortes" w:date="2024-03-28T12:30:00Z">
            <w:trPr>
              <w:gridAfter w:val="0"/>
              <w:jc w:val="center"/>
            </w:trPr>
          </w:trPrChange>
        </w:trPr>
        <w:tc>
          <w:tcPr>
            <w:tcW w:w="3747" w:type="pct"/>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Change w:id="479" w:author="Gabriel Cortes" w:date="2024-03-28T12:30: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6358E0F" w14:textId="43EA0718" w:rsidR="00A7296A" w:rsidRDefault="003847F5" w:rsidP="003847F5">
            <w:pPr>
              <w:pBdr>
                <w:top w:val="none" w:sz="0" w:space="0" w:color="000000"/>
                <w:left w:val="none" w:sz="0" w:space="0" w:color="000000"/>
                <w:bottom w:val="none" w:sz="0" w:space="0" w:color="000000"/>
                <w:right w:val="none" w:sz="0" w:space="0" w:color="000000"/>
              </w:pBdr>
              <w:spacing w:before="100" w:after="100"/>
              <w:ind w:left="100" w:right="100"/>
              <w:pPrChange w:id="480" w:author="Gabriel Cortes" w:date="2024-03-28T12:26: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481" w:author="Gabriel Cortes" w:date="2024-03-28T12:29:00Z">
              <w:r>
                <w:rPr>
                  <w:rFonts w:ascii="Helvetica" w:eastAsia="Helvetica" w:hAnsi="Helvetica" w:cs="Helvetica"/>
                  <w:color w:val="000000"/>
                  <w:sz w:val="22"/>
                  <w:szCs w:val="22"/>
                </w:rPr>
                <w:t xml:space="preserve">   </w:t>
              </w:r>
            </w:ins>
            <w:proofErr w:type="spellStart"/>
            <w:r w:rsidR="00000000">
              <w:rPr>
                <w:rFonts w:ascii="Helvetica" w:eastAsia="Helvetica" w:hAnsi="Helvetica" w:cs="Helvetica"/>
                <w:color w:val="000000"/>
                <w:sz w:val="22"/>
                <w:szCs w:val="22"/>
              </w:rPr>
              <w:t>Clase</w:t>
            </w:r>
            <w:proofErr w:type="spellEnd"/>
            <w:r w:rsidR="00000000">
              <w:rPr>
                <w:rFonts w:ascii="Helvetica" w:eastAsia="Helvetica" w:hAnsi="Helvetica" w:cs="Helvetica"/>
                <w:color w:val="000000"/>
                <w:sz w:val="22"/>
                <w:szCs w:val="22"/>
              </w:rPr>
              <w:t xml:space="preserve"> Media</w:t>
            </w:r>
          </w:p>
        </w:tc>
        <w:tc>
          <w:tcPr>
            <w:tcW w:w="0" w:type="auto"/>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Change w:id="482" w:author="Gabriel Cortes" w:date="2024-03-28T12:30: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F97B7D5"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Change w:id="483" w:author="Gabriel Cortes" w:date="2024-03-28T12:30: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A742CD0"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1.308</w:t>
            </w:r>
          </w:p>
        </w:tc>
      </w:tr>
      <w:tr w:rsidR="00A7296A" w14:paraId="48BED814" w14:textId="77777777" w:rsidTr="003847F5">
        <w:trPr>
          <w:jc w:val="center"/>
          <w:trPrChange w:id="484" w:author="Gabriel Cortes" w:date="2024-03-28T12:30:00Z">
            <w:trPr>
              <w:gridAfter w:val="0"/>
              <w:jc w:val="center"/>
            </w:trPr>
          </w:trPrChange>
        </w:trPr>
        <w:tc>
          <w:tcPr>
            <w:tcW w:w="3747" w:type="pct"/>
            <w:tcBorders>
              <w:bottom w:val="single" w:sz="4" w:space="0" w:color="auto"/>
            </w:tcBorders>
            <w:shd w:val="clear" w:color="auto" w:fill="FFFFFF"/>
            <w:tcMar>
              <w:top w:w="0" w:type="dxa"/>
              <w:left w:w="0" w:type="dxa"/>
              <w:bottom w:w="0" w:type="dxa"/>
              <w:right w:w="0" w:type="dxa"/>
            </w:tcMar>
            <w:vAlign w:val="center"/>
            <w:tcPrChange w:id="485" w:author="Gabriel Cortes" w:date="2024-03-28T12:30: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F0F2F2A" w14:textId="051FE270" w:rsidR="00A7296A" w:rsidRDefault="003847F5" w:rsidP="003847F5">
            <w:pPr>
              <w:pBdr>
                <w:top w:val="none" w:sz="0" w:space="0" w:color="000000"/>
                <w:left w:val="none" w:sz="0" w:space="0" w:color="000000"/>
                <w:bottom w:val="none" w:sz="0" w:space="0" w:color="000000"/>
                <w:right w:val="none" w:sz="0" w:space="0" w:color="000000"/>
              </w:pBdr>
              <w:spacing w:before="100" w:after="100"/>
              <w:ind w:left="100" w:right="100"/>
              <w:pPrChange w:id="486" w:author="Gabriel Cortes" w:date="2024-03-28T12:26:00Z">
                <w:pPr>
                  <w:pBdr>
                    <w:top w:val="none" w:sz="0" w:space="0" w:color="000000"/>
                    <w:left w:val="none" w:sz="0" w:space="0" w:color="000000"/>
                    <w:bottom w:val="none" w:sz="0" w:space="0" w:color="000000"/>
                    <w:right w:val="none" w:sz="0" w:space="0" w:color="000000"/>
                  </w:pBdr>
                  <w:spacing w:before="100" w:after="100"/>
                  <w:ind w:left="100" w:right="100"/>
                  <w:jc w:val="center"/>
                </w:pPr>
              </w:pPrChange>
            </w:pPr>
            <w:ins w:id="487" w:author="Gabriel Cortes" w:date="2024-03-28T12:30:00Z">
              <w:r>
                <w:rPr>
                  <w:rFonts w:ascii="Helvetica" w:eastAsia="Helvetica" w:hAnsi="Helvetica" w:cs="Helvetica"/>
                  <w:color w:val="000000"/>
                  <w:sz w:val="22"/>
                  <w:szCs w:val="22"/>
                </w:rPr>
                <w:lastRenderedPageBreak/>
                <w:t xml:space="preserve">   </w:t>
              </w:r>
            </w:ins>
            <w:proofErr w:type="spellStart"/>
            <w:r w:rsidR="00000000">
              <w:rPr>
                <w:rFonts w:ascii="Helvetica" w:eastAsia="Helvetica" w:hAnsi="Helvetica" w:cs="Helvetica"/>
                <w:color w:val="000000"/>
                <w:sz w:val="22"/>
                <w:szCs w:val="22"/>
              </w:rPr>
              <w:t>Clase</w:t>
            </w:r>
            <w:proofErr w:type="spellEnd"/>
            <w:r w:rsidR="00000000">
              <w:rPr>
                <w:rFonts w:ascii="Helvetica" w:eastAsia="Helvetica" w:hAnsi="Helvetica" w:cs="Helvetica"/>
                <w:color w:val="000000"/>
                <w:sz w:val="22"/>
                <w:szCs w:val="22"/>
              </w:rPr>
              <w:t xml:space="preserve"> </w:t>
            </w:r>
            <w:proofErr w:type="spellStart"/>
            <w:r w:rsidR="00000000">
              <w:rPr>
                <w:rFonts w:ascii="Helvetica" w:eastAsia="Helvetica" w:hAnsi="Helvetica" w:cs="Helvetica"/>
                <w:color w:val="000000"/>
                <w:sz w:val="22"/>
                <w:szCs w:val="22"/>
              </w:rPr>
              <w:t>Trabajadora</w:t>
            </w:r>
            <w:proofErr w:type="spellEnd"/>
          </w:p>
        </w:tc>
        <w:tc>
          <w:tcPr>
            <w:tcW w:w="0" w:type="auto"/>
            <w:tcBorders>
              <w:bottom w:val="single" w:sz="4" w:space="0" w:color="auto"/>
            </w:tcBorders>
            <w:shd w:val="clear" w:color="auto" w:fill="FFFFFF"/>
            <w:tcMar>
              <w:top w:w="0" w:type="dxa"/>
              <w:left w:w="0" w:type="dxa"/>
              <w:bottom w:w="0" w:type="dxa"/>
              <w:right w:w="0" w:type="dxa"/>
            </w:tcMar>
            <w:vAlign w:val="center"/>
            <w:tcPrChange w:id="488" w:author="Gabriel Cortes" w:date="2024-03-28T12:30: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491182D" w14:textId="77777777" w:rsidR="00A7296A" w:rsidRDefault="00A7296A">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bottom w:val="single" w:sz="4" w:space="0" w:color="auto"/>
            </w:tcBorders>
            <w:shd w:val="clear" w:color="auto" w:fill="FFFFFF"/>
            <w:tcMar>
              <w:top w:w="0" w:type="dxa"/>
              <w:left w:w="0" w:type="dxa"/>
              <w:bottom w:w="0" w:type="dxa"/>
              <w:right w:w="0" w:type="dxa"/>
            </w:tcMar>
            <w:vAlign w:val="center"/>
            <w:tcPrChange w:id="489" w:author="Gabriel Cortes" w:date="2024-03-28T12:30:00Z">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D595FD8"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1.423</w:t>
            </w:r>
          </w:p>
        </w:tc>
      </w:tr>
      <w:tr w:rsidR="00A7296A" w14:paraId="2C0B10E4" w14:textId="77777777" w:rsidTr="004D2DB1">
        <w:trPr>
          <w:jc w:val="center"/>
          <w:trPrChange w:id="490" w:author="Gabriel Cortes" w:date="2024-03-28T12:39:00Z">
            <w:trPr>
              <w:gridAfter w:val="0"/>
              <w:jc w:val="center"/>
            </w:trPr>
          </w:trPrChange>
        </w:trPr>
        <w:tc>
          <w:tcPr>
            <w:tcW w:w="3747" w:type="pct"/>
            <w:tcBorders>
              <w:top w:val="single" w:sz="4" w:space="0" w:color="auto"/>
              <w:left w:val="none" w:sz="0" w:space="0" w:color="000000"/>
              <w:right w:val="none" w:sz="0" w:space="0" w:color="000000"/>
            </w:tcBorders>
            <w:shd w:val="clear" w:color="auto" w:fill="FFFFFF"/>
            <w:tcMar>
              <w:top w:w="0" w:type="dxa"/>
              <w:left w:w="0" w:type="dxa"/>
              <w:bottom w:w="0" w:type="dxa"/>
              <w:right w:w="0" w:type="dxa"/>
            </w:tcMar>
            <w:vAlign w:val="center"/>
            <w:tcPrChange w:id="491" w:author="Gabriel Cortes" w:date="2024-03-28T12:39:00Z">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5C7465B5" w14:textId="77777777" w:rsidR="00A7296A" w:rsidRDefault="00000000" w:rsidP="003847F5">
            <w:pPr>
              <w:pBdr>
                <w:top w:val="none" w:sz="0" w:space="0" w:color="000000"/>
                <w:left w:val="none" w:sz="0" w:space="0" w:color="000000"/>
                <w:bottom w:val="none" w:sz="0" w:space="0" w:color="000000"/>
                <w:right w:val="none" w:sz="0" w:space="0" w:color="000000"/>
              </w:pBdr>
              <w:spacing w:before="100" w:after="100"/>
              <w:ind w:left="100" w:right="100"/>
              <w:pPrChange w:id="492" w:author="Gabriel Cortes" w:date="2024-03-28T12:26:00Z">
                <w:pPr>
                  <w:pBdr>
                    <w:top w:val="none" w:sz="0" w:space="0" w:color="000000"/>
                    <w:left w:val="none" w:sz="0" w:space="0" w:color="000000"/>
                    <w:bottom w:val="none" w:sz="0" w:space="0" w:color="000000"/>
                    <w:right w:val="none" w:sz="0" w:space="0" w:color="000000"/>
                  </w:pBdr>
                  <w:spacing w:before="100" w:after="100"/>
                  <w:ind w:left="100" w:right="100"/>
                  <w:jc w:val="center"/>
                </w:pPr>
              </w:pPrChange>
            </w:pPr>
            <w:del w:id="493" w:author="Gabriel Cortes" w:date="2024-03-28T12:30:00Z">
              <w:r w:rsidDel="003847F5">
                <w:rPr>
                  <w:rFonts w:ascii="Helvetica" w:eastAsia="Helvetica" w:hAnsi="Helvetica" w:cs="Helvetica"/>
                  <w:color w:val="000000"/>
                  <w:sz w:val="22"/>
                  <w:szCs w:val="22"/>
                </w:rPr>
                <w:delText>$</w:delText>
              </w:r>
            </w:del>
            <w:r>
              <w:rPr>
                <w:rFonts w:ascii="Helvetica" w:eastAsia="Helvetica" w:hAnsi="Helvetica" w:cs="Helvetica"/>
                <w:color w:val="000000"/>
                <w:sz w:val="22"/>
                <w:szCs w:val="22"/>
              </w:rPr>
              <w:t>N</w:t>
            </w:r>
            <w:del w:id="494" w:author="Gabriel Cortes" w:date="2024-03-28T12:30:00Z">
              <w:r w:rsidDel="003847F5">
                <w:rPr>
                  <w:rFonts w:ascii="Helvetica" w:eastAsia="Helvetica" w:hAnsi="Helvetica" w:cs="Helvetica"/>
                  <w:color w:val="000000"/>
                  <w:sz w:val="22"/>
                  <w:szCs w:val="22"/>
                </w:rPr>
                <w:delText>$</w:delText>
              </w:r>
            </w:del>
          </w:p>
        </w:tc>
        <w:tc>
          <w:tcPr>
            <w:tcW w:w="0" w:type="auto"/>
            <w:tcBorders>
              <w:top w:val="single" w:sz="4" w:space="0" w:color="auto"/>
              <w:left w:val="none" w:sz="0" w:space="0" w:color="000000"/>
              <w:right w:val="none" w:sz="0" w:space="0" w:color="000000"/>
            </w:tcBorders>
            <w:shd w:val="clear" w:color="auto" w:fill="FFFFFF"/>
            <w:tcMar>
              <w:top w:w="0" w:type="dxa"/>
              <w:left w:w="0" w:type="dxa"/>
              <w:bottom w:w="0" w:type="dxa"/>
              <w:right w:w="0" w:type="dxa"/>
            </w:tcMar>
            <w:vAlign w:val="center"/>
            <w:tcPrChange w:id="495" w:author="Gabriel Cortes" w:date="2024-03-28T12:39:00Z">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786EC6EA"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647</w:t>
            </w:r>
          </w:p>
        </w:tc>
        <w:tc>
          <w:tcPr>
            <w:tcW w:w="0" w:type="auto"/>
            <w:tcBorders>
              <w:top w:val="single" w:sz="4" w:space="0" w:color="auto"/>
              <w:left w:val="none" w:sz="0" w:space="0" w:color="000000"/>
              <w:right w:val="none" w:sz="0" w:space="0" w:color="000000"/>
            </w:tcBorders>
            <w:shd w:val="clear" w:color="auto" w:fill="FFFFFF"/>
            <w:tcMar>
              <w:top w:w="0" w:type="dxa"/>
              <w:left w:w="0" w:type="dxa"/>
              <w:bottom w:w="0" w:type="dxa"/>
              <w:right w:w="0" w:type="dxa"/>
            </w:tcMar>
            <w:vAlign w:val="center"/>
            <w:tcPrChange w:id="496" w:author="Gabriel Cortes" w:date="2024-03-28T12:39:00Z">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4CD1EA01"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550</w:t>
            </w:r>
          </w:p>
        </w:tc>
      </w:tr>
      <w:tr w:rsidR="004D2DB1" w14:paraId="5D674DAA" w14:textId="77777777" w:rsidTr="004D2DB1">
        <w:tblPrEx>
          <w:tblPrExChange w:id="497" w:author="Gabriel Cortes" w:date="2024-03-28T12:39:00Z">
            <w:tblPrEx>
              <w:tblW w:w="4550" w:type="pct"/>
            </w:tblPrEx>
          </w:tblPrExChange>
        </w:tblPrEx>
        <w:trPr>
          <w:jc w:val="center"/>
          <w:ins w:id="498" w:author="Gabriel Cortes" w:date="2024-03-28T12:39:00Z"/>
          <w:trPrChange w:id="499" w:author="Gabriel Cortes" w:date="2024-03-28T12:39:00Z">
            <w:trPr>
              <w:jc w:val="center"/>
            </w:trPr>
          </w:trPrChange>
        </w:trPr>
        <w:tc>
          <w:tcPr>
            <w:tcW w:w="3747" w:type="pct"/>
            <w:tcBorders>
              <w:bottom w:val="single" w:sz="4" w:space="0" w:color="auto"/>
            </w:tcBorders>
            <w:shd w:val="clear" w:color="auto" w:fill="FFFFFF"/>
            <w:tcMar>
              <w:top w:w="0" w:type="dxa"/>
              <w:left w:w="0" w:type="dxa"/>
              <w:bottom w:w="0" w:type="dxa"/>
              <w:right w:w="0" w:type="dxa"/>
            </w:tcMar>
            <w:vAlign w:val="center"/>
            <w:tcPrChange w:id="500" w:author="Gabriel Cortes" w:date="2024-03-28T12:39:00Z">
              <w:tcPr>
                <w:tcW w:w="3747" w:type="pct"/>
                <w:gridSpan w:val="4"/>
                <w:tcBorders>
                  <w:top w:val="single" w:sz="4" w:space="0" w:color="auto"/>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420B6FF4" w14:textId="002544A4" w:rsidR="004D2DB1" w:rsidRPr="004D2DB1" w:rsidDel="003847F5" w:rsidRDefault="004D2DB1" w:rsidP="003847F5">
            <w:pPr>
              <w:pBdr>
                <w:top w:val="none" w:sz="0" w:space="0" w:color="000000"/>
                <w:left w:val="none" w:sz="0" w:space="0" w:color="000000"/>
                <w:bottom w:val="none" w:sz="0" w:space="0" w:color="000000"/>
                <w:right w:val="none" w:sz="0" w:space="0" w:color="000000"/>
              </w:pBdr>
              <w:spacing w:before="100" w:after="100"/>
              <w:ind w:left="100" w:right="100"/>
              <w:rPr>
                <w:ins w:id="501" w:author="Gabriel Cortes" w:date="2024-03-28T12:39:00Z"/>
                <w:rFonts w:ascii="Helvetica" w:eastAsia="Helvetica" w:hAnsi="Helvetica" w:cs="Helvetica"/>
                <w:color w:val="000000"/>
                <w:sz w:val="22"/>
                <w:szCs w:val="22"/>
              </w:rPr>
            </w:pPr>
            <w:ins w:id="502" w:author="Gabriel Cortes" w:date="2024-03-28T12:39:00Z">
              <w:r>
                <w:rPr>
                  <w:rFonts w:ascii="Helvetica" w:eastAsia="Helvetica" w:hAnsi="Helvetica" w:cs="Helvetica"/>
                  <w:color w:val="000000"/>
                  <w:sz w:val="22"/>
                  <w:szCs w:val="22"/>
                </w:rPr>
                <w:t>R</w:t>
              </w:r>
            </w:ins>
            <w:ins w:id="503" w:author="Gabriel Cortes" w:date="2024-03-28T12:40:00Z">
              <w:r>
                <w:rPr>
                  <w:rFonts w:ascii="Helvetica" w:eastAsia="Helvetica" w:hAnsi="Helvetica" w:cs="Helvetica"/>
                  <w:color w:val="000000"/>
                  <w:sz w:val="22"/>
                  <w:szCs w:val="22"/>
                  <w:vertAlign w:val="superscript"/>
                </w:rPr>
                <w:t xml:space="preserve">2 </w:t>
              </w:r>
              <w:proofErr w:type="spellStart"/>
              <w:r>
                <w:rPr>
                  <w:rFonts w:ascii="Helvetica" w:eastAsia="Helvetica" w:hAnsi="Helvetica" w:cs="Helvetica"/>
                  <w:color w:val="000000"/>
                  <w:sz w:val="22"/>
                  <w:szCs w:val="22"/>
                </w:rPr>
                <w:t>Tjur</w:t>
              </w:r>
            </w:ins>
            <w:proofErr w:type="spellEnd"/>
          </w:p>
        </w:tc>
        <w:tc>
          <w:tcPr>
            <w:tcW w:w="0" w:type="auto"/>
            <w:tcBorders>
              <w:bottom w:val="single" w:sz="4" w:space="0" w:color="auto"/>
            </w:tcBorders>
            <w:shd w:val="clear" w:color="auto" w:fill="FFFFFF"/>
            <w:tcMar>
              <w:top w:w="0" w:type="dxa"/>
              <w:left w:w="0" w:type="dxa"/>
              <w:bottom w:w="0" w:type="dxa"/>
              <w:right w:w="0" w:type="dxa"/>
            </w:tcMar>
            <w:vAlign w:val="center"/>
            <w:tcPrChange w:id="504" w:author="Gabriel Cortes" w:date="2024-03-28T12:39:00Z">
              <w:tcPr>
                <w:tcW w:w="0" w:type="auto"/>
                <w:tcBorders>
                  <w:top w:val="single" w:sz="4" w:space="0" w:color="auto"/>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4BD2BD54" w14:textId="039AFF3D" w:rsidR="004D2DB1" w:rsidRDefault="004D2DB1">
            <w:pPr>
              <w:pBdr>
                <w:top w:val="none" w:sz="0" w:space="0" w:color="000000"/>
                <w:left w:val="none" w:sz="0" w:space="0" w:color="000000"/>
                <w:bottom w:val="none" w:sz="0" w:space="0" w:color="000000"/>
                <w:right w:val="none" w:sz="0" w:space="0" w:color="000000"/>
              </w:pBdr>
              <w:spacing w:before="100" w:after="100"/>
              <w:ind w:left="100" w:right="100"/>
              <w:jc w:val="center"/>
              <w:rPr>
                <w:ins w:id="505" w:author="Gabriel Cortes" w:date="2024-03-28T12:39:00Z"/>
                <w:rFonts w:ascii="Helvetica" w:eastAsia="Helvetica" w:hAnsi="Helvetica" w:cs="Helvetica"/>
                <w:color w:val="000000"/>
                <w:sz w:val="22"/>
                <w:szCs w:val="22"/>
              </w:rPr>
            </w:pPr>
            <w:ins w:id="506" w:author="Gabriel Cortes" w:date="2024-03-28T12:40:00Z">
              <w:r>
                <w:rPr>
                  <w:rFonts w:ascii="Helvetica" w:eastAsia="Helvetica" w:hAnsi="Helvetica" w:cs="Helvetica"/>
                  <w:color w:val="000000"/>
                  <w:sz w:val="22"/>
                  <w:szCs w:val="22"/>
                </w:rPr>
                <w:t>2,9%</w:t>
              </w:r>
            </w:ins>
          </w:p>
        </w:tc>
        <w:tc>
          <w:tcPr>
            <w:tcW w:w="0" w:type="auto"/>
            <w:tcBorders>
              <w:bottom w:val="single" w:sz="4" w:space="0" w:color="auto"/>
            </w:tcBorders>
            <w:shd w:val="clear" w:color="auto" w:fill="FFFFFF"/>
            <w:tcMar>
              <w:top w:w="0" w:type="dxa"/>
              <w:left w:w="0" w:type="dxa"/>
              <w:bottom w:w="0" w:type="dxa"/>
              <w:right w:w="0" w:type="dxa"/>
            </w:tcMar>
            <w:vAlign w:val="center"/>
            <w:tcPrChange w:id="507" w:author="Gabriel Cortes" w:date="2024-03-28T12:39:00Z">
              <w:tcPr>
                <w:tcW w:w="0" w:type="auto"/>
                <w:tcBorders>
                  <w:top w:val="single" w:sz="4" w:space="0" w:color="auto"/>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6EB6299D" w14:textId="11050279" w:rsidR="004D2DB1" w:rsidRDefault="004D2DB1">
            <w:pPr>
              <w:pBdr>
                <w:top w:val="none" w:sz="0" w:space="0" w:color="000000"/>
                <w:left w:val="none" w:sz="0" w:space="0" w:color="000000"/>
                <w:bottom w:val="none" w:sz="0" w:space="0" w:color="000000"/>
                <w:right w:val="none" w:sz="0" w:space="0" w:color="000000"/>
              </w:pBdr>
              <w:spacing w:before="100" w:after="100"/>
              <w:ind w:left="100" w:right="100"/>
              <w:jc w:val="center"/>
              <w:rPr>
                <w:ins w:id="508" w:author="Gabriel Cortes" w:date="2024-03-28T12:39:00Z"/>
                <w:rFonts w:ascii="Helvetica" w:eastAsia="Helvetica" w:hAnsi="Helvetica" w:cs="Helvetica"/>
                <w:color w:val="000000"/>
                <w:sz w:val="22"/>
                <w:szCs w:val="22"/>
              </w:rPr>
            </w:pPr>
            <w:ins w:id="509" w:author="Gabriel Cortes" w:date="2024-03-28T12:40:00Z">
              <w:r>
                <w:rPr>
                  <w:rFonts w:ascii="Helvetica" w:eastAsia="Helvetica" w:hAnsi="Helvetica" w:cs="Helvetica"/>
                  <w:color w:val="000000"/>
                  <w:sz w:val="22"/>
                  <w:szCs w:val="22"/>
                </w:rPr>
                <w:t>10,8%</w:t>
              </w:r>
            </w:ins>
          </w:p>
        </w:tc>
      </w:tr>
      <w:tr w:rsidR="00A7296A" w14:paraId="21CEBE46" w14:textId="77777777" w:rsidTr="004D2DB1">
        <w:trPr>
          <w:jc w:val="center"/>
          <w:trPrChange w:id="510" w:author="Gabriel Cortes" w:date="2024-03-28T12:39:00Z">
            <w:trPr>
              <w:gridAfter w:val="0"/>
              <w:jc w:val="center"/>
            </w:trPr>
          </w:trPrChange>
        </w:trPr>
        <w:tc>
          <w:tcPr>
            <w:tcW w:w="5000" w:type="pct"/>
            <w:gridSpan w:val="3"/>
            <w:tcBorders>
              <w:top w:val="single" w:sz="4" w:space="0" w:color="auto"/>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Change w:id="511" w:author="Gabriel Cortes" w:date="2024-03-28T12:39:00Z">
              <w:tcPr>
                <w:tcW w:w="0" w:type="auto"/>
                <w:gridSpan w:val="3"/>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tcPrChange>
          </w:tcPr>
          <w:p w14:paraId="3F93BD37" w14:textId="77777777" w:rsidR="00A7296A"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eastAsia="Helvetica" w:hAnsi="Helvetica" w:cs="Helvetica"/>
                <w:color w:val="000000"/>
                <w:sz w:val="22"/>
                <w:szCs w:val="22"/>
              </w:rPr>
              <w:t>Nota. *:p&lt;0,05; **:p&lt;0.01; ***p&lt;0.001</w:t>
            </w:r>
          </w:p>
        </w:tc>
      </w:tr>
    </w:tbl>
    <w:p w14:paraId="13664E5C" w14:textId="521028B1" w:rsidR="00A7296A" w:rsidRPr="00797BB9" w:rsidRDefault="00000000">
      <w:pPr>
        <w:pStyle w:val="Textoindependiente"/>
        <w:rPr>
          <w:lang w:val="es-CL"/>
        </w:rPr>
      </w:pPr>
      <w:r w:rsidRPr="00797BB9">
        <w:rPr>
          <w:lang w:val="es-CL"/>
        </w:rPr>
        <w:t>Para empezar a comprender las consecuencias que estas asociaciones pueden tener para la democracia en Chile, se presenta en la figura 4.6 un análisis que permite observar las diferencias en participación política entre las clases de individualismo identificad</w:t>
      </w:r>
      <w:ins w:id="512" w:author="Gabriel Cortes" w:date="2024-03-28T12:41:00Z">
        <w:r w:rsidR="004D2DB1">
          <w:rPr>
            <w:lang w:val="es-CL"/>
          </w:rPr>
          <w:t>a</w:t>
        </w:r>
      </w:ins>
      <w:del w:id="513" w:author="Gabriel Cortes" w:date="2024-03-28T12:41:00Z">
        <w:r w:rsidRPr="00797BB9" w:rsidDel="004D2DB1">
          <w:rPr>
            <w:lang w:val="es-CL"/>
          </w:rPr>
          <w:delText>o</w:delText>
        </w:r>
      </w:del>
      <w:r w:rsidRPr="00797BB9">
        <w:rPr>
          <w:lang w:val="es-CL"/>
        </w:rPr>
        <w:t>s. Se debe recordar que, hasta 2022, el voto en Chile era voluntario y que la participación electoral en las elecciones presidenciales del año 2017 (última previa a la encuesta) fue de 47% en primera vuelta y del 49% en el balotaje.</w:t>
      </w:r>
    </w:p>
    <w:p w14:paraId="56D8EB79" w14:textId="186A2A26" w:rsidR="00A7296A" w:rsidRPr="00797BB9" w:rsidRDefault="00000000">
      <w:pPr>
        <w:pStyle w:val="Textoindependiente"/>
        <w:rPr>
          <w:lang w:val="es-CL"/>
        </w:rPr>
      </w:pPr>
      <w:r w:rsidRPr="00797BB9">
        <w:rPr>
          <w:lang w:val="es-CL"/>
        </w:rPr>
        <w:t xml:space="preserve">De tal modo, los datos apuntan a que los perfiles de individualismo que en 2018 participaban menos de las elecciones presidenciales se corresponden justamente con aquellos que tienden a mostrar un </w:t>
      </w:r>
      <w:ins w:id="514" w:author="Gabriel Cortes" w:date="2024-03-28T12:41:00Z">
        <w:r w:rsidR="004D2DB1">
          <w:rPr>
            <w:lang w:val="es-CL"/>
          </w:rPr>
          <w:t xml:space="preserve">mayor </w:t>
        </w:r>
      </w:ins>
      <w:r w:rsidRPr="00797BB9">
        <w:rPr>
          <w:lang w:val="es-CL"/>
        </w:rPr>
        <w:t>apoyo a un líder fuerte. Así, mientras la proporción de individualistas liberales y conservadores que votan siempre en las elecciones presidenciales se eleva hasta el 60%, entre individualistas estratégicos y autoritarios esa cifra no llega al 40%. Esto es consistente con otros trabajos que han apuntado a que los nuevos votantes chilenos muestran mayores tendencias autoritarias que los votantes habituales (</w:t>
      </w:r>
      <w:r>
        <w:fldChar w:fldCharType="begin"/>
      </w:r>
      <w:r w:rsidRPr="000C4508">
        <w:rPr>
          <w:lang w:val="es-CL"/>
          <w:rPrChange w:id="515" w:author="Gabriel Cortes" w:date="2024-03-28T11:53:00Z">
            <w:rPr/>
          </w:rPrChange>
        </w:rPr>
        <w:instrText>HYPERLINK \l "ref-coes2023" \h</w:instrText>
      </w:r>
      <w:r>
        <w:fldChar w:fldCharType="separate"/>
      </w:r>
      <w:r w:rsidRPr="00797BB9">
        <w:rPr>
          <w:rStyle w:val="Hipervnculo"/>
          <w:lang w:val="es-CL"/>
        </w:rPr>
        <w:t>COES, 2023</w:t>
      </w:r>
      <w:r>
        <w:rPr>
          <w:rStyle w:val="Hipervnculo"/>
          <w:lang w:val="es-CL"/>
        </w:rPr>
        <w:fldChar w:fldCharType="end"/>
      </w:r>
      <w:r w:rsidRPr="00797BB9">
        <w:rPr>
          <w:lang w:val="es-CL"/>
        </w:rPr>
        <w:t>).</w:t>
      </w:r>
    </w:p>
    <w:p w14:paraId="5ACE68CE" w14:textId="7333F10A" w:rsidR="00A7296A" w:rsidRDefault="00000000">
      <w:pPr>
        <w:pStyle w:val="CaptionedFigure"/>
      </w:pPr>
      <w:del w:id="516" w:author="Gabriel Cortes" w:date="2024-03-28T13:10:00Z">
        <w:r w:rsidDel="009303E8">
          <w:rPr>
            <w:noProof/>
          </w:rPr>
          <w:lastRenderedPageBreak/>
          <w:drawing>
            <wp:inline distT="0" distB="0" distL="0" distR="0" wp14:anchorId="42967B29" wp14:editId="643D044A">
              <wp:extent cx="5600700" cy="4480560"/>
              <wp:effectExtent l="0" t="0" r="0" b="0"/>
              <wp:docPr id="66" name="Picture" descr="Figura 4.6: Perfiles de Individualismo por participación política"/>
              <wp:cNvGraphicFramePr/>
              <a:graphic xmlns:a="http://schemas.openxmlformats.org/drawingml/2006/main">
                <a:graphicData uri="http://schemas.openxmlformats.org/drawingml/2006/picture">
                  <pic:pic xmlns:pic="http://schemas.openxmlformats.org/drawingml/2006/picture">
                    <pic:nvPicPr>
                      <pic:cNvPr id="67" name="Picture" descr="tesis_files/figure-docx/unnamed-chunk-11-1.png"/>
                      <pic:cNvPicPr>
                        <a:picLocks noChangeAspect="1" noChangeArrowheads="1"/>
                      </pic:cNvPicPr>
                    </pic:nvPicPr>
                    <pic:blipFill>
                      <a:blip r:embed="rId14"/>
                      <a:stretch>
                        <a:fillRect/>
                      </a:stretch>
                    </pic:blipFill>
                    <pic:spPr bwMode="auto">
                      <a:xfrm>
                        <a:off x="0" y="0"/>
                        <a:ext cx="5600700" cy="4480560"/>
                      </a:xfrm>
                      <a:prstGeom prst="rect">
                        <a:avLst/>
                      </a:prstGeom>
                      <a:noFill/>
                      <a:ln w="9525">
                        <a:noFill/>
                        <a:headEnd/>
                        <a:tailEnd/>
                      </a:ln>
                    </pic:spPr>
                  </pic:pic>
                </a:graphicData>
              </a:graphic>
            </wp:inline>
          </w:drawing>
        </w:r>
      </w:del>
      <w:ins w:id="517" w:author="Gabriel Cortes" w:date="2024-03-28T13:11:00Z">
        <w:r w:rsidR="009303E8">
          <w:rPr>
            <w:noProof/>
          </w:rPr>
          <w:drawing>
            <wp:inline distT="0" distB="0" distL="0" distR="0" wp14:anchorId="2AB31468" wp14:editId="39E0DBAE">
              <wp:extent cx="5612130" cy="4008755"/>
              <wp:effectExtent l="0" t="0" r="1270" b="4445"/>
              <wp:docPr id="486188034" name="Imagen 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88034" name="Imagen 1" descr="Gráfico, Gráfico de rectángulos&#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612130" cy="4008755"/>
                      </a:xfrm>
                      <a:prstGeom prst="rect">
                        <a:avLst/>
                      </a:prstGeom>
                    </pic:spPr>
                  </pic:pic>
                </a:graphicData>
              </a:graphic>
            </wp:inline>
          </w:drawing>
        </w:r>
      </w:ins>
    </w:p>
    <w:p w14:paraId="3B979D99" w14:textId="77777777" w:rsidR="00A7296A" w:rsidRPr="00797BB9" w:rsidRDefault="00000000">
      <w:pPr>
        <w:pStyle w:val="ImageCaption"/>
        <w:rPr>
          <w:lang w:val="es-CL"/>
        </w:rPr>
      </w:pPr>
      <w:bookmarkStart w:id="518" w:name="fig:unnamed-chunk-11"/>
      <w:bookmarkEnd w:id="518"/>
      <w:r w:rsidRPr="00797BB9">
        <w:rPr>
          <w:lang w:val="es-CL"/>
        </w:rPr>
        <w:t>Figura 4.6: Perfiles de Individualismo por participación política</w:t>
      </w:r>
    </w:p>
    <w:p w14:paraId="4285CC9A" w14:textId="77777777" w:rsidR="00A7296A" w:rsidRPr="00797BB9" w:rsidRDefault="00000000">
      <w:pPr>
        <w:pStyle w:val="Ttulo1"/>
        <w:rPr>
          <w:lang w:val="es-CL"/>
        </w:rPr>
      </w:pPr>
      <w:bookmarkStart w:id="519" w:name="discusión"/>
      <w:bookmarkEnd w:id="232"/>
      <w:bookmarkEnd w:id="275"/>
      <w:r w:rsidRPr="00797BB9">
        <w:rPr>
          <w:rStyle w:val="SectionNumber"/>
          <w:lang w:val="es-CL"/>
        </w:rPr>
        <w:t>5</w:t>
      </w:r>
      <w:r w:rsidRPr="00797BB9">
        <w:rPr>
          <w:lang w:val="es-CL"/>
        </w:rPr>
        <w:tab/>
        <w:t>Discusión</w:t>
      </w:r>
    </w:p>
    <w:p w14:paraId="2206F781" w14:textId="77777777" w:rsidR="00A7296A" w:rsidRPr="00797BB9" w:rsidRDefault="00000000">
      <w:pPr>
        <w:pStyle w:val="FirstParagraph"/>
        <w:rPr>
          <w:lang w:val="es-CL"/>
        </w:rPr>
      </w:pPr>
      <w:r w:rsidRPr="00797BB9">
        <w:rPr>
          <w:b/>
          <w:bCs/>
          <w:lang w:val="es-CL"/>
        </w:rPr>
        <w:t>Apoyo a la Líderes Fuertes</w:t>
      </w:r>
    </w:p>
    <w:p w14:paraId="0051D540" w14:textId="79CE988C" w:rsidR="00A7296A" w:rsidRPr="00797BB9" w:rsidRDefault="00000000">
      <w:pPr>
        <w:pStyle w:val="Textoindependiente"/>
        <w:rPr>
          <w:lang w:val="es-CL"/>
        </w:rPr>
      </w:pPr>
      <w:r w:rsidRPr="00797BB9">
        <w:rPr>
          <w:lang w:val="es-CL"/>
        </w:rPr>
        <w:t xml:space="preserve">Según datos de la Encuesta Mundial de Valores, el 44% de la población chilena consideraría como bueno o muy bueno contar con un líder fuerte que no le importe el congreso o las elecciones. Si bien esta cifra puede considerarse como baja en el contexto latinoamericano, donde los niveles de apoyo a un líder fuerte se encuentran sobre el 50% en prácticamente todos los países </w:t>
      </w:r>
      <w:ins w:id="520" w:author="Gabriel Cortes" w:date="2024-03-28T13:04:00Z">
        <w:r w:rsidR="009303E8">
          <w:rPr>
            <w:lang w:val="es-CL"/>
          </w:rPr>
          <w:t>sondeados en la región</w:t>
        </w:r>
      </w:ins>
      <w:del w:id="521" w:author="Gabriel Cortes" w:date="2024-03-28T13:04:00Z">
        <w:r w:rsidRPr="00797BB9" w:rsidDel="009303E8">
          <w:rPr>
            <w:lang w:val="es-CL"/>
          </w:rPr>
          <w:delText>de la región sondeados</w:delText>
        </w:r>
      </w:del>
      <w:r w:rsidRPr="00797BB9">
        <w:rPr>
          <w:lang w:val="es-CL"/>
        </w:rPr>
        <w:t>, se debe destacar una tendencia al alza sostenida entre el 2006 y el 2018, creciendo 10 puntos porcentuales en ese período.</w:t>
      </w:r>
    </w:p>
    <w:p w14:paraId="5E6EB35E" w14:textId="77777777" w:rsidR="00A7296A" w:rsidRPr="00797BB9" w:rsidRDefault="00000000">
      <w:pPr>
        <w:pStyle w:val="Textoindependiente"/>
        <w:rPr>
          <w:lang w:val="es-CL"/>
        </w:rPr>
      </w:pPr>
      <w:r w:rsidRPr="00797BB9">
        <w:rPr>
          <w:lang w:val="es-CL"/>
        </w:rPr>
        <w:t>Es importante notar que los datos disponibles son anteriores a fenómenos sociales de gran importancia que podrían influir en como los ciudadanos evalúan este tipo de líderes, como el Estallido Social del 2019, la pandemia por COVID-19, la crisis migratoria y de seguridad, así como la irrupción de liderazgos autoritarios tanto en el contexto nacional como latinoamericano. Los datos que pueda entregar la Octava Ola de la Encuesta Mundial de Valores, que debieran estar disponibles a más tardar en 2026, van a ser interesantes para constatar si esta tendencia ha continuado durante el último lustro.</w:t>
      </w:r>
    </w:p>
    <w:p w14:paraId="57E4030D" w14:textId="77777777" w:rsidR="00A7296A" w:rsidRPr="00797BB9" w:rsidRDefault="00000000">
      <w:pPr>
        <w:pStyle w:val="Textoindependiente"/>
        <w:rPr>
          <w:lang w:val="es-CL"/>
        </w:rPr>
      </w:pPr>
      <w:r w:rsidRPr="00797BB9">
        <w:rPr>
          <w:b/>
          <w:bCs/>
          <w:lang w:val="es-CL"/>
        </w:rPr>
        <w:lastRenderedPageBreak/>
        <w:t>Perfiles de Individualismo</w:t>
      </w:r>
    </w:p>
    <w:p w14:paraId="6155F325" w14:textId="77777777" w:rsidR="00A7296A" w:rsidRPr="00797BB9" w:rsidRDefault="00000000">
      <w:pPr>
        <w:pStyle w:val="Textoindependiente"/>
        <w:rPr>
          <w:lang w:val="es-CL"/>
        </w:rPr>
      </w:pPr>
      <w:r w:rsidRPr="00797BB9">
        <w:rPr>
          <w:lang w:val="es-CL"/>
        </w:rPr>
        <w:t>El análisis de clases latentes realizado respalda la hipótesis de que los procesos de individuación divergen dentro de una misma sociedad. A partir de los datos examinados, se logró identificar cuatro perfiles distintos de individualismo en la sociedad chilena: individualismo autoritario, individualismo conservador, individualismo liberal e individualismo estratégico. Cada uno de estos perfiles equivale a variadas representaciones de la posición del individuo en la sociedad, y son resultado de combinaciones específicas de legitimidad de la acción individual en diferentes esferas, concepciones variadas del individuo, y diferentes valores e imperativos estructuralmente producidos. Además, la presencia de diferencias en edad, orientación política, ubicación geográfica o afiliación religiosa entre estos perfiles arroja luz sobre cómo los procesos estructurales interactúan de manera diferenciada con distintos segmentos de la población.</w:t>
      </w:r>
    </w:p>
    <w:p w14:paraId="395DC216" w14:textId="581035D8" w:rsidR="00A7296A" w:rsidRPr="00797BB9" w:rsidRDefault="00000000">
      <w:pPr>
        <w:pStyle w:val="Textoindependiente"/>
        <w:rPr>
          <w:lang w:val="es-CL"/>
        </w:rPr>
      </w:pPr>
      <w:r w:rsidRPr="00797BB9">
        <w:rPr>
          <w:lang w:val="es-CL"/>
        </w:rPr>
        <w:t xml:space="preserve">La tipología elaborada permite establecer un diálogo con la descripción del individualismo </w:t>
      </w:r>
      <w:proofErr w:type="spellStart"/>
      <w:r w:rsidRPr="00797BB9">
        <w:rPr>
          <w:lang w:val="es-CL"/>
        </w:rPr>
        <w:t>agéntico</w:t>
      </w:r>
      <w:proofErr w:type="spellEnd"/>
      <w:r w:rsidRPr="00797BB9">
        <w:rPr>
          <w:lang w:val="es-CL"/>
        </w:rPr>
        <w:t xml:space="preserve"> y el híper-actor relacional propuesto por Araujo y </w:t>
      </w:r>
      <w:proofErr w:type="spellStart"/>
      <w:r w:rsidRPr="00797BB9">
        <w:rPr>
          <w:lang w:val="es-CL"/>
        </w:rPr>
        <w:t>Martuccelli</w:t>
      </w:r>
      <w:proofErr w:type="spellEnd"/>
      <w:r w:rsidRPr="00797BB9">
        <w:rPr>
          <w:lang w:val="es-CL"/>
        </w:rPr>
        <w:t xml:space="preserve"> (</w:t>
      </w:r>
      <w:r>
        <w:fldChar w:fldCharType="begin"/>
      </w:r>
      <w:r w:rsidRPr="000C4508">
        <w:rPr>
          <w:lang w:val="es-CL"/>
          <w:rPrChange w:id="522" w:author="Gabriel Cortes" w:date="2024-03-28T11:53:00Z">
            <w:rPr/>
          </w:rPrChange>
        </w:rPr>
        <w:instrText>HYPERLINK \l "ref-araujo2020" \h</w:instrText>
      </w:r>
      <w:r>
        <w:fldChar w:fldCharType="separate"/>
      </w:r>
      <w:r w:rsidRPr="00797BB9">
        <w:rPr>
          <w:rStyle w:val="Hipervnculo"/>
          <w:lang w:val="es-CL"/>
        </w:rPr>
        <w:t>2020a</w:t>
      </w:r>
      <w:r>
        <w:rPr>
          <w:rStyle w:val="Hipervnculo"/>
          <w:lang w:val="es-CL"/>
        </w:rPr>
        <w:fldChar w:fldCharType="end"/>
      </w:r>
      <w:r w:rsidRPr="00797BB9">
        <w:rPr>
          <w:lang w:val="es-CL"/>
        </w:rPr>
        <w:t xml:space="preserve">). Este modelo presenta dos características fundamentales: en primer lugar, la confianza depositada en las habilidades personales para afrontar la vida social, y en segundo lugar, la centralidad de las redes interpersonales. Estos dos </w:t>
      </w:r>
      <w:del w:id="523" w:author="Gabriel Cortes" w:date="2024-03-28T13:06:00Z">
        <w:r w:rsidRPr="00797BB9" w:rsidDel="009303E8">
          <w:rPr>
            <w:lang w:val="es-CL"/>
          </w:rPr>
          <w:delText>ragos</w:delText>
        </w:r>
      </w:del>
      <w:ins w:id="524" w:author="Gabriel Cortes" w:date="2024-03-28T13:06:00Z">
        <w:r w:rsidR="009303E8" w:rsidRPr="00797BB9">
          <w:rPr>
            <w:lang w:val="es-CL"/>
          </w:rPr>
          <w:t>rasgos</w:t>
        </w:r>
      </w:ins>
      <w:r w:rsidRPr="00797BB9">
        <w:rPr>
          <w:lang w:val="es-CL"/>
        </w:rPr>
        <w:t xml:space="preserve"> son observables, al menos </w:t>
      </w:r>
      <w:ins w:id="525" w:author="Gabriel Cortes" w:date="2024-03-28T13:07:00Z">
        <w:r w:rsidR="009303E8">
          <w:rPr>
            <w:lang w:val="es-CL"/>
          </w:rPr>
          <w:t xml:space="preserve">de manera parcial, </w:t>
        </w:r>
      </w:ins>
      <w:del w:id="526" w:author="Gabriel Cortes" w:date="2024-03-28T13:07:00Z">
        <w:r w:rsidRPr="00797BB9" w:rsidDel="009303E8">
          <w:rPr>
            <w:lang w:val="es-CL"/>
          </w:rPr>
          <w:delText xml:space="preserve">parcialmente, en los </w:delText>
        </w:r>
      </w:del>
      <w:r w:rsidRPr="00797BB9">
        <w:rPr>
          <w:lang w:val="es-CL"/>
        </w:rPr>
        <w:t>transversalmente en los cuatro perfiles identificados.</w:t>
      </w:r>
    </w:p>
    <w:p w14:paraId="5CEB9231" w14:textId="77777777" w:rsidR="00A7296A" w:rsidRPr="00797BB9" w:rsidRDefault="00000000">
      <w:pPr>
        <w:pStyle w:val="Textoindependiente"/>
        <w:rPr>
          <w:lang w:val="es-CL"/>
        </w:rPr>
      </w:pPr>
      <w:r w:rsidRPr="00797BB9">
        <w:rPr>
          <w:lang w:val="es-CL"/>
        </w:rPr>
        <w:t>En relación con la confianza en el esfuerzo y las habilidades personales, esto podría observarse en la alta valoración de la competencia y los elevados niveles de independencia observados de manera transversal en todos los perfiles. En términos generales, los datos sugieren que la mayoría de los chilenos cree poseer las habilidades necesarias para asumir el control de sus propias vidas.</w:t>
      </w:r>
    </w:p>
    <w:p w14:paraId="54545796" w14:textId="522A33CF" w:rsidR="00A7296A" w:rsidRPr="00797BB9" w:rsidRDefault="00000000">
      <w:pPr>
        <w:pStyle w:val="Textoindependiente"/>
        <w:rPr>
          <w:lang w:val="es-CL"/>
        </w:rPr>
      </w:pPr>
      <w:r w:rsidRPr="00797BB9">
        <w:rPr>
          <w:lang w:val="es-CL"/>
        </w:rPr>
        <w:t xml:space="preserve">Lo mismo sucede con los altos niveles de </w:t>
      </w:r>
      <w:proofErr w:type="spellStart"/>
      <w:r w:rsidRPr="00797BB9">
        <w:rPr>
          <w:lang w:val="es-CL"/>
        </w:rPr>
        <w:t>inter</w:t>
      </w:r>
      <w:ins w:id="527" w:author="Gabriel Cortes" w:date="2024-03-28T13:08:00Z">
        <w:r w:rsidR="009303E8">
          <w:rPr>
            <w:lang w:val="es-CL"/>
          </w:rPr>
          <w:t>de</w:t>
        </w:r>
      </w:ins>
      <w:r w:rsidRPr="00797BB9">
        <w:rPr>
          <w:lang w:val="es-CL"/>
        </w:rPr>
        <w:t>pedencia</w:t>
      </w:r>
      <w:proofErr w:type="spellEnd"/>
      <w:r w:rsidRPr="00797BB9">
        <w:rPr>
          <w:lang w:val="es-CL"/>
        </w:rPr>
        <w:t xml:space="preserve"> observados a través de los cuatro perfiles. Cierto es que se mide solo una identidad relacional (la familiar) y solo una identidad colectiva (la nacional). Pese a esto, no parece demasiado difícil argumentar la importancia de estas identidades y que incluirlas en el modelo sirve para un buen primer acercamiento. También es importante señalar que el carácter relacional del individualismo chileno parece no entrar en contradicción con las concepciones independientes, que muestran niveles tan elevados como los indicadores de interdependencia. Esto es consistente tanto con las dos características que describen al individualismo </w:t>
      </w:r>
      <w:proofErr w:type="spellStart"/>
      <w:r w:rsidRPr="00797BB9">
        <w:rPr>
          <w:lang w:val="es-CL"/>
        </w:rPr>
        <w:t>agéntico</w:t>
      </w:r>
      <w:proofErr w:type="spellEnd"/>
      <w:r w:rsidRPr="00797BB9">
        <w:rPr>
          <w:lang w:val="es-CL"/>
        </w:rPr>
        <w:t xml:space="preserve"> (</w:t>
      </w:r>
      <w:r>
        <w:fldChar w:fldCharType="begin"/>
      </w:r>
      <w:r w:rsidRPr="000C4508">
        <w:rPr>
          <w:lang w:val="es-CL"/>
          <w:rPrChange w:id="528" w:author="Gabriel Cortes" w:date="2024-03-28T11:53:00Z">
            <w:rPr/>
          </w:rPrChange>
        </w:rPr>
        <w:instrText>HYPERLINK \l "ref-araujo2020" \h</w:instrText>
      </w:r>
      <w:r>
        <w:fldChar w:fldCharType="separate"/>
      </w:r>
      <w:r w:rsidRPr="00797BB9">
        <w:rPr>
          <w:rStyle w:val="Hipervnculo"/>
          <w:lang w:val="es-CL"/>
        </w:rPr>
        <w:t xml:space="preserve">Araujo &amp; </w:t>
      </w:r>
      <w:proofErr w:type="spellStart"/>
      <w:r w:rsidRPr="00797BB9">
        <w:rPr>
          <w:rStyle w:val="Hipervnculo"/>
          <w:lang w:val="es-CL"/>
        </w:rPr>
        <w:t>Martuccelli</w:t>
      </w:r>
      <w:proofErr w:type="spellEnd"/>
      <w:r w:rsidRPr="00797BB9">
        <w:rPr>
          <w:rStyle w:val="Hipervnculo"/>
          <w:lang w:val="es-CL"/>
        </w:rPr>
        <w:t>, 2020a</w:t>
      </w:r>
      <w:r>
        <w:rPr>
          <w:rStyle w:val="Hipervnculo"/>
          <w:lang w:val="es-CL"/>
        </w:rPr>
        <w:fldChar w:fldCharType="end"/>
      </w:r>
      <w:r w:rsidRPr="00797BB9">
        <w:rPr>
          <w:lang w:val="es-CL"/>
        </w:rPr>
        <w:t xml:space="preserve">) como con las investigaciones sobre el </w:t>
      </w:r>
      <w:proofErr w:type="spellStart"/>
      <w:r w:rsidRPr="00797BB9">
        <w:rPr>
          <w:i/>
          <w:iCs/>
          <w:lang w:val="es-CL"/>
        </w:rPr>
        <w:t>self-construal</w:t>
      </w:r>
      <w:proofErr w:type="spellEnd"/>
      <w:r w:rsidRPr="00797BB9">
        <w:rPr>
          <w:lang w:val="es-CL"/>
        </w:rPr>
        <w:t xml:space="preserve"> en Chile (</w:t>
      </w:r>
      <w:r>
        <w:fldChar w:fldCharType="begin"/>
      </w:r>
      <w:r w:rsidRPr="000C4508">
        <w:rPr>
          <w:lang w:val="es-CL"/>
          <w:rPrChange w:id="529" w:author="Gabriel Cortes" w:date="2024-03-28T11:53:00Z">
            <w:rPr/>
          </w:rPrChange>
        </w:rPr>
        <w:instrText>HYPERLINK \l "ref-benavides2020" \h</w:instrText>
      </w:r>
      <w:r>
        <w:fldChar w:fldCharType="separate"/>
      </w:r>
      <w:r w:rsidRPr="00797BB9">
        <w:rPr>
          <w:rStyle w:val="Hipervnculo"/>
          <w:lang w:val="es-CL"/>
        </w:rPr>
        <w:t>Benavides &amp; Hur, 2020</w:t>
      </w:r>
      <w:r>
        <w:rPr>
          <w:rStyle w:val="Hipervnculo"/>
          <w:lang w:val="es-CL"/>
        </w:rPr>
        <w:fldChar w:fldCharType="end"/>
      </w:r>
      <w:r w:rsidRPr="00797BB9">
        <w:rPr>
          <w:lang w:val="es-CL"/>
        </w:rPr>
        <w:t xml:space="preserve">; </w:t>
      </w:r>
      <w:r>
        <w:fldChar w:fldCharType="begin"/>
      </w:r>
      <w:r w:rsidRPr="000C4508">
        <w:rPr>
          <w:lang w:val="es-CL"/>
          <w:rPrChange w:id="530" w:author="Gabriel Cortes" w:date="2024-03-28T11:53:00Z">
            <w:rPr/>
          </w:rPrChange>
        </w:rPr>
        <w:instrText>HYPERLINK \l "ref-kolstad2009" \h</w:instrText>
      </w:r>
      <w:r>
        <w:fldChar w:fldCharType="separate"/>
      </w:r>
      <w:proofErr w:type="spellStart"/>
      <w:r w:rsidRPr="00797BB9">
        <w:rPr>
          <w:rStyle w:val="Hipervnculo"/>
          <w:lang w:val="es-CL"/>
        </w:rPr>
        <w:t>Kolstad</w:t>
      </w:r>
      <w:proofErr w:type="spellEnd"/>
      <w:r w:rsidRPr="00797BB9">
        <w:rPr>
          <w:rStyle w:val="Hipervnculo"/>
          <w:lang w:val="es-CL"/>
        </w:rPr>
        <w:t xml:space="preserve"> &amp; </w:t>
      </w:r>
      <w:proofErr w:type="spellStart"/>
      <w:r w:rsidRPr="00797BB9">
        <w:rPr>
          <w:rStyle w:val="Hipervnculo"/>
          <w:lang w:val="es-CL"/>
        </w:rPr>
        <w:t>Horpestad</w:t>
      </w:r>
      <w:proofErr w:type="spellEnd"/>
      <w:r w:rsidRPr="00797BB9">
        <w:rPr>
          <w:rStyle w:val="Hipervnculo"/>
          <w:lang w:val="es-CL"/>
        </w:rPr>
        <w:t>, 2009</w:t>
      </w:r>
      <w:r>
        <w:rPr>
          <w:rStyle w:val="Hipervnculo"/>
          <w:lang w:val="es-CL"/>
        </w:rPr>
        <w:fldChar w:fldCharType="end"/>
      </w:r>
      <w:r w:rsidRPr="00797BB9">
        <w:rPr>
          <w:lang w:val="es-CL"/>
        </w:rPr>
        <w:t>). Además, ofrece más respaldo a la idea de que ubicar a Chile en un continuo entre el individualismo y el colectivismo resulta problemático.</w:t>
      </w:r>
    </w:p>
    <w:p w14:paraId="42B10403" w14:textId="39F48998" w:rsidR="00A7296A" w:rsidRPr="00797BB9" w:rsidRDefault="00000000">
      <w:pPr>
        <w:pStyle w:val="Textoindependiente"/>
        <w:rPr>
          <w:lang w:val="es-CL"/>
        </w:rPr>
      </w:pPr>
      <w:r w:rsidRPr="00797BB9">
        <w:rPr>
          <w:lang w:val="es-CL"/>
        </w:rPr>
        <w:t xml:space="preserve">En resumen, a partir de los datos analizados, se puede concluir que el individualismo </w:t>
      </w:r>
      <w:proofErr w:type="spellStart"/>
      <w:r w:rsidRPr="00797BB9">
        <w:rPr>
          <w:lang w:val="es-CL"/>
        </w:rPr>
        <w:t>agéntico</w:t>
      </w:r>
      <w:proofErr w:type="spellEnd"/>
      <w:r w:rsidRPr="00797BB9">
        <w:rPr>
          <w:lang w:val="es-CL"/>
        </w:rPr>
        <w:t xml:space="preserve"> (</w:t>
      </w:r>
      <w:r>
        <w:fldChar w:fldCharType="begin"/>
      </w:r>
      <w:r w:rsidRPr="000C4508">
        <w:rPr>
          <w:lang w:val="es-CL"/>
          <w:rPrChange w:id="531" w:author="Gabriel Cortes" w:date="2024-03-28T11:53:00Z">
            <w:rPr/>
          </w:rPrChange>
        </w:rPr>
        <w:instrText>HYPERLINK \l "ref-araujo2020" \h</w:instrText>
      </w:r>
      <w:r>
        <w:fldChar w:fldCharType="separate"/>
      </w:r>
      <w:r w:rsidRPr="00797BB9">
        <w:rPr>
          <w:rStyle w:val="Hipervnculo"/>
          <w:lang w:val="es-CL"/>
        </w:rPr>
        <w:t xml:space="preserve">Araujo &amp; </w:t>
      </w:r>
      <w:proofErr w:type="spellStart"/>
      <w:r w:rsidRPr="00797BB9">
        <w:rPr>
          <w:rStyle w:val="Hipervnculo"/>
          <w:lang w:val="es-CL"/>
        </w:rPr>
        <w:t>Martuccelli</w:t>
      </w:r>
      <w:proofErr w:type="spellEnd"/>
      <w:r w:rsidRPr="00797BB9">
        <w:rPr>
          <w:rStyle w:val="Hipervnculo"/>
          <w:lang w:val="es-CL"/>
        </w:rPr>
        <w:t>, 2020a</w:t>
      </w:r>
      <w:r>
        <w:rPr>
          <w:rStyle w:val="Hipervnculo"/>
          <w:lang w:val="es-CL"/>
        </w:rPr>
        <w:fldChar w:fldCharType="end"/>
      </w:r>
      <w:r w:rsidRPr="00797BB9">
        <w:rPr>
          <w:lang w:val="es-CL"/>
        </w:rPr>
        <w:t xml:space="preserve">) representa el modelo predominante de individualismo en Chile. Sin embargo, el aporte de esta investigación radica en que, mediante el análisis de clases latentes, es posible observar cómo este modelo diverge dentro de la sociedad chilena. Para algunos, la acción individual debe estar subordinada al orden normativo, mientras que para otros es legítimo actuar de manera estratégica </w:t>
      </w:r>
      <w:r w:rsidRPr="00797BB9">
        <w:rPr>
          <w:lang w:val="es-CL"/>
        </w:rPr>
        <w:lastRenderedPageBreak/>
        <w:t xml:space="preserve">incluso si ello transgrede normas sociales. Mientras que para unos la individualidad tiene cabida en todas las esferas, para otros su legitimidad no alcanza para la esfera afectiva. De tal modo, este enfoque permite observar los matices y las divergencias de los procesos de </w:t>
      </w:r>
      <w:del w:id="532" w:author="Gabriel Cortes" w:date="2024-03-28T13:10:00Z">
        <w:r w:rsidRPr="00797BB9" w:rsidDel="009303E8">
          <w:rPr>
            <w:lang w:val="es-CL"/>
          </w:rPr>
          <w:delText xml:space="preserve">individualización </w:delText>
        </w:r>
      </w:del>
      <w:ins w:id="533" w:author="Gabriel Cortes" w:date="2024-03-28T13:10:00Z">
        <w:r w:rsidR="009303E8">
          <w:rPr>
            <w:lang w:val="es-CL"/>
          </w:rPr>
          <w:t>individuación</w:t>
        </w:r>
        <w:r w:rsidR="009303E8" w:rsidRPr="00797BB9">
          <w:rPr>
            <w:lang w:val="es-CL"/>
          </w:rPr>
          <w:t xml:space="preserve"> </w:t>
        </w:r>
      </w:ins>
      <w:r w:rsidRPr="00797BB9">
        <w:rPr>
          <w:lang w:val="es-CL"/>
        </w:rPr>
        <w:t>en Chile.</w:t>
      </w:r>
    </w:p>
    <w:p w14:paraId="1BF3BDDC" w14:textId="77777777" w:rsidR="00A7296A" w:rsidRPr="00797BB9" w:rsidRDefault="00000000">
      <w:pPr>
        <w:pStyle w:val="Textoindependiente"/>
        <w:rPr>
          <w:lang w:val="es-CL"/>
        </w:rPr>
      </w:pPr>
      <w:r w:rsidRPr="00797BB9">
        <w:rPr>
          <w:b/>
          <w:bCs/>
          <w:lang w:val="es-CL"/>
        </w:rPr>
        <w:t>Apoyo a la democracia delegativa y perfiles de individualismo</w:t>
      </w:r>
    </w:p>
    <w:p w14:paraId="70C7616F" w14:textId="1E944D62" w:rsidR="00A7296A" w:rsidRPr="00797BB9" w:rsidRDefault="00000000">
      <w:pPr>
        <w:pStyle w:val="Textoindependiente"/>
        <w:rPr>
          <w:lang w:val="es-CL"/>
        </w:rPr>
      </w:pPr>
      <w:r w:rsidRPr="00797BB9">
        <w:rPr>
          <w:lang w:val="es-CL"/>
        </w:rPr>
        <w:t>El hecho de que haya sido posible establecer una relación estadísticamente significativa entre los perfiles de individualismo y el respaldo a liderazgos fuertes debe ser considerado como una evidencia alentadora del potencial del modelo teórico de individualismo propuesto. Dos de los perfiles identificados muestran una asociación negativa con el apoyo a este tipo de líderes (el conservador y el liberal), mientras que los otros dos (el estratégico y el autoritario) presentan una relación positiva. También es importante destacar que</w:t>
      </w:r>
      <w:ins w:id="534" w:author="Gabriel Cortes" w:date="2024-03-28T13:10:00Z">
        <w:r w:rsidR="009303E8">
          <w:rPr>
            <w:lang w:val="es-CL"/>
          </w:rPr>
          <w:t xml:space="preserve"> </w:t>
        </w:r>
      </w:ins>
      <w:del w:id="535" w:author="Gabriel Cortes" w:date="2024-03-28T13:10:00Z">
        <w:r w:rsidRPr="00797BB9" w:rsidDel="009303E8">
          <w:rPr>
            <w:lang w:val="es-CL"/>
          </w:rPr>
          <w:delText xml:space="preserve"> en </w:delText>
        </w:r>
      </w:del>
      <w:r w:rsidRPr="00797BB9">
        <w:rPr>
          <w:lang w:val="es-CL"/>
        </w:rPr>
        <w:t>aquellos que muestran mayores niveles de apoyo son justamente quienes presentaban una menor participación electoral en 2018, en un contexto de voto voluntario.</w:t>
      </w:r>
    </w:p>
    <w:p w14:paraId="2BF1C83A" w14:textId="77777777" w:rsidR="00A7296A" w:rsidRPr="00797BB9" w:rsidRDefault="00000000">
      <w:pPr>
        <w:pStyle w:val="Textoindependiente"/>
        <w:rPr>
          <w:lang w:val="es-CL"/>
        </w:rPr>
      </w:pPr>
      <w:r w:rsidRPr="00797BB9">
        <w:rPr>
          <w:lang w:val="es-CL"/>
        </w:rPr>
        <w:t xml:space="preserve">Cabe preguntarse si este no es un eje que permita distinguir entre los perfiles identificados: el individualismo conservador y el liberal podrían denominarse como </w:t>
      </w:r>
      <w:r w:rsidRPr="00797BB9">
        <w:rPr>
          <w:i/>
          <w:iCs/>
          <w:lang w:val="es-CL"/>
        </w:rPr>
        <w:t>individualismos cívicos</w:t>
      </w:r>
      <w:r w:rsidRPr="00797BB9">
        <w:rPr>
          <w:lang w:val="es-CL"/>
        </w:rPr>
        <w:t xml:space="preserve">, orientados hacia lo público. En contraste, el autoritario y el estratégico podrían considerarse </w:t>
      </w:r>
      <w:proofErr w:type="spellStart"/>
      <w:r w:rsidRPr="00797BB9">
        <w:rPr>
          <w:i/>
          <w:iCs/>
          <w:lang w:val="es-CL"/>
        </w:rPr>
        <w:t>hiperindividualismos</w:t>
      </w:r>
      <w:proofErr w:type="spellEnd"/>
      <w:r w:rsidRPr="00797BB9">
        <w:rPr>
          <w:lang w:val="es-CL"/>
        </w:rPr>
        <w:t>, que están orientados más bien hacia lo privado. En los primeros, la individualidad estaría vinculada a la pertenencia a una comunidad política; en los segundos, lo público representaría un desafío, un obstáculo que se debe evitar ya sea mediante la sumisión de la individualidad a un orden normativo (como en el caso del individualismo autoritario) o mediante la maximización de las habilidades personales (como es el caso del individualismo estratégico).</w:t>
      </w:r>
    </w:p>
    <w:p w14:paraId="759B17EF" w14:textId="27FDC461" w:rsidR="00A7296A" w:rsidRPr="00797BB9" w:rsidRDefault="00000000">
      <w:pPr>
        <w:pStyle w:val="Textoindependiente"/>
        <w:rPr>
          <w:lang w:val="es-CL"/>
        </w:rPr>
      </w:pPr>
      <w:r w:rsidRPr="00797BB9">
        <w:rPr>
          <w:lang w:val="es-CL"/>
        </w:rPr>
        <w:t xml:space="preserve">Tomando en consideración las diferencias en participación política entre los perfiles, cabe reflexionar sobre las consecuencias de estos hallazgos sobre la democracia chilena, particularmente considerando que ahora los grupos que muestran un mayor apoyo a los líderes fuertes están obligados a votar, en un contexto de crisis de seguridad y en que el denominado “estilo </w:t>
      </w:r>
      <w:proofErr w:type="spellStart"/>
      <w:r w:rsidRPr="00797BB9">
        <w:rPr>
          <w:lang w:val="es-CL"/>
        </w:rPr>
        <w:t>Bukele</w:t>
      </w:r>
      <w:proofErr w:type="spellEnd"/>
      <w:r w:rsidRPr="00797BB9">
        <w:rPr>
          <w:lang w:val="es-CL"/>
        </w:rPr>
        <w:t>” empieza a ganar adherentes en el país. Si bien otros estudios (</w:t>
      </w:r>
      <w:r>
        <w:fldChar w:fldCharType="begin"/>
      </w:r>
      <w:r w:rsidRPr="000C4508">
        <w:rPr>
          <w:lang w:val="es-CL"/>
          <w:rPrChange w:id="536" w:author="Gabriel Cortes" w:date="2024-03-28T11:52:00Z">
            <w:rPr/>
          </w:rPrChange>
        </w:rPr>
        <w:instrText>HYPERLINK \l "ref-coes2023" \h</w:instrText>
      </w:r>
      <w:r>
        <w:fldChar w:fldCharType="separate"/>
      </w:r>
      <w:r w:rsidRPr="00797BB9">
        <w:rPr>
          <w:rStyle w:val="Hipervnculo"/>
          <w:lang w:val="es-CL"/>
        </w:rPr>
        <w:t>COES, 2023</w:t>
      </w:r>
      <w:r>
        <w:rPr>
          <w:rStyle w:val="Hipervnculo"/>
          <w:lang w:val="es-CL"/>
        </w:rPr>
        <w:fldChar w:fldCharType="end"/>
      </w:r>
      <w:r w:rsidRPr="00797BB9">
        <w:rPr>
          <w:lang w:val="es-CL"/>
        </w:rPr>
        <w:t xml:space="preserve">) han notado la mayor tendencia hacia el autoritarismo y el conservadurismo de los nuevos votantes, cabe preguntarse si es el único fenómeno aquí presente. Normalmente, se ha considerado que la </w:t>
      </w:r>
      <w:del w:id="537" w:author="Gabriel Cortes" w:date="2024-03-28T13:13:00Z">
        <w:r w:rsidRPr="00797BB9" w:rsidDel="009303E8">
          <w:rPr>
            <w:lang w:val="es-CL"/>
          </w:rPr>
          <w:delText>submisión</w:delText>
        </w:r>
      </w:del>
      <w:ins w:id="538" w:author="Gabriel Cortes" w:date="2024-03-28T13:13:00Z">
        <w:r w:rsidR="009303E8" w:rsidRPr="00797BB9">
          <w:rPr>
            <w:lang w:val="es-CL"/>
          </w:rPr>
          <w:t>sumisión</w:t>
        </w:r>
      </w:ins>
      <w:r w:rsidRPr="00797BB9">
        <w:rPr>
          <w:lang w:val="es-CL"/>
        </w:rPr>
        <w:t xml:space="preserve"> de la autonomía a la autoridad es un rasgo propio de las personalidades autoritarias (</w:t>
      </w:r>
      <w:proofErr w:type="spellStart"/>
      <w:r>
        <w:fldChar w:fldCharType="begin"/>
      </w:r>
      <w:r w:rsidRPr="00797BB9">
        <w:rPr>
          <w:lang w:val="es-CL"/>
        </w:rPr>
        <w:instrText>HYPERLINK \l "ref-zakrisson2005" \h</w:instrText>
      </w:r>
      <w:r>
        <w:fldChar w:fldCharType="separate"/>
      </w:r>
      <w:r w:rsidRPr="00797BB9">
        <w:rPr>
          <w:rStyle w:val="Hipervnculo"/>
          <w:lang w:val="es-CL"/>
        </w:rPr>
        <w:t>Zakrisson</w:t>
      </w:r>
      <w:proofErr w:type="spellEnd"/>
      <w:r w:rsidRPr="00797BB9">
        <w:rPr>
          <w:rStyle w:val="Hipervnculo"/>
          <w:lang w:val="es-CL"/>
        </w:rPr>
        <w:t>, 2005</w:t>
      </w:r>
      <w:r>
        <w:rPr>
          <w:rStyle w:val="Hipervnculo"/>
        </w:rPr>
        <w:fldChar w:fldCharType="end"/>
      </w:r>
      <w:r w:rsidRPr="00797BB9">
        <w:rPr>
          <w:lang w:val="es-CL"/>
        </w:rPr>
        <w:t xml:space="preserve">). Si bien esto se observaría en el individualismo autoritario, no es el caso </w:t>
      </w:r>
      <w:ins w:id="539" w:author="Gabriel Cortes" w:date="2024-03-28T13:13:00Z">
        <w:r w:rsidR="009303E8">
          <w:rPr>
            <w:lang w:val="es-CL"/>
          </w:rPr>
          <w:t>d</w:t>
        </w:r>
      </w:ins>
      <w:r w:rsidRPr="00797BB9">
        <w:rPr>
          <w:lang w:val="es-CL"/>
        </w:rPr>
        <w:t xml:space="preserve">el individualismo estratégico ¿Porque un grupo de la población que valora y legitima la acción individual en todas las esferas estaría </w:t>
      </w:r>
      <w:del w:id="540" w:author="Gabriel Cortes" w:date="2024-03-28T13:13:00Z">
        <w:r w:rsidRPr="00797BB9" w:rsidDel="009303E8">
          <w:rPr>
            <w:lang w:val="es-CL"/>
          </w:rPr>
          <w:delText>predipuesto</w:delText>
        </w:r>
      </w:del>
      <w:ins w:id="541" w:author="Gabriel Cortes" w:date="2024-03-28T13:13:00Z">
        <w:r w:rsidR="009303E8" w:rsidRPr="00797BB9">
          <w:rPr>
            <w:lang w:val="es-CL"/>
          </w:rPr>
          <w:t>predispuesto</w:t>
        </w:r>
      </w:ins>
      <w:r w:rsidRPr="00797BB9">
        <w:rPr>
          <w:lang w:val="es-CL"/>
        </w:rPr>
        <w:t xml:space="preserve"> a liderazgos dominantes?</w:t>
      </w:r>
    </w:p>
    <w:p w14:paraId="59F214DF" w14:textId="77777777" w:rsidR="00A7296A" w:rsidRPr="00797BB9" w:rsidRDefault="00000000">
      <w:pPr>
        <w:pStyle w:val="Textoindependiente"/>
        <w:rPr>
          <w:lang w:val="es-CL"/>
        </w:rPr>
      </w:pPr>
      <w:r w:rsidRPr="00797BB9">
        <w:rPr>
          <w:lang w:val="es-CL"/>
        </w:rPr>
        <w:t>Una respuesta se puede encontrar en, como se menciona en la Encuesta Nacional de la Autoridad (</w:t>
      </w:r>
      <w:r>
        <w:fldChar w:fldCharType="begin"/>
      </w:r>
      <w:r w:rsidRPr="000C4508">
        <w:rPr>
          <w:lang w:val="es-CL"/>
          <w:rPrChange w:id="542" w:author="Gabriel Cortes" w:date="2024-03-28T11:52:00Z">
            <w:rPr/>
          </w:rPrChange>
        </w:rPr>
        <w:instrText>HYPERLINK \l "ref-araujo2022" \h</w:instrText>
      </w:r>
      <w:r>
        <w:fldChar w:fldCharType="separate"/>
      </w:r>
      <w:r w:rsidRPr="00797BB9">
        <w:rPr>
          <w:rStyle w:val="Hipervnculo"/>
          <w:lang w:val="es-CL"/>
        </w:rPr>
        <w:t>Araujo et al., 2022</w:t>
      </w:r>
      <w:r>
        <w:rPr>
          <w:rStyle w:val="Hipervnculo"/>
          <w:lang w:val="es-CL"/>
        </w:rPr>
        <w:fldChar w:fldCharType="end"/>
      </w:r>
      <w:r w:rsidRPr="00797BB9">
        <w:rPr>
          <w:lang w:val="es-CL"/>
        </w:rPr>
        <w:t>), la autoridad política estaría sostenida en la eficacia de los liderazgos para cumplir sus tareas. Esto en un contexto que Juan Pablo Luna (</w:t>
      </w:r>
      <w:r>
        <w:fldChar w:fldCharType="begin"/>
      </w:r>
      <w:r w:rsidRPr="000C4508">
        <w:rPr>
          <w:lang w:val="es-CL"/>
          <w:rPrChange w:id="543" w:author="Gabriel Cortes" w:date="2024-03-28T11:52:00Z">
            <w:rPr/>
          </w:rPrChange>
        </w:rPr>
        <w:instrText>HYPERLINK \l "ref-luna2016" \h</w:instrText>
      </w:r>
      <w:r>
        <w:fldChar w:fldCharType="separate"/>
      </w:r>
      <w:r w:rsidRPr="00797BB9">
        <w:rPr>
          <w:rStyle w:val="Hipervnculo"/>
          <w:lang w:val="es-CL"/>
        </w:rPr>
        <w:t>2016</w:t>
      </w:r>
      <w:r>
        <w:rPr>
          <w:rStyle w:val="Hipervnculo"/>
          <w:lang w:val="es-CL"/>
        </w:rPr>
        <w:fldChar w:fldCharType="end"/>
      </w:r>
      <w:r w:rsidRPr="00797BB9">
        <w:rPr>
          <w:lang w:val="es-CL"/>
        </w:rPr>
        <w:t xml:space="preserve">) ha denominado como “Democracia Desarraigada”, donde existe una fuerte desconexión entre ciudadanos y élite política. De tal modo, sería posible hipotetizar que el deseo de los chilenos – particularmente de los </w:t>
      </w:r>
      <w:proofErr w:type="spellStart"/>
      <w:r w:rsidRPr="00797BB9">
        <w:rPr>
          <w:i/>
          <w:iCs/>
          <w:lang w:val="es-CL"/>
        </w:rPr>
        <w:t>hiperindividualistas</w:t>
      </w:r>
      <w:proofErr w:type="spellEnd"/>
      <w:r w:rsidRPr="00797BB9">
        <w:rPr>
          <w:lang w:val="es-CL"/>
        </w:rPr>
        <w:t xml:space="preserve"> – por liderazgos fuertes no es puro autoritarismo, sino la demanda por un tipo de autoridad que se podría denominar </w:t>
      </w:r>
      <w:r w:rsidRPr="00797BB9">
        <w:rPr>
          <w:lang w:val="es-CL"/>
        </w:rPr>
        <w:lastRenderedPageBreak/>
        <w:t xml:space="preserve">como </w:t>
      </w:r>
      <w:r w:rsidRPr="00797BB9">
        <w:rPr>
          <w:i/>
          <w:iCs/>
          <w:lang w:val="es-CL"/>
        </w:rPr>
        <w:t>delegativa</w:t>
      </w:r>
      <w:r w:rsidRPr="00797BB9">
        <w:rPr>
          <w:lang w:val="es-CL"/>
        </w:rPr>
        <w:t xml:space="preserve"> (</w:t>
      </w:r>
      <w:r>
        <w:fldChar w:fldCharType="begin"/>
      </w:r>
      <w:r w:rsidRPr="000C4508">
        <w:rPr>
          <w:lang w:val="es-CL"/>
          <w:rPrChange w:id="544" w:author="Gabriel Cortes" w:date="2024-03-28T11:52:00Z">
            <w:rPr/>
          </w:rPrChange>
        </w:rPr>
        <w:instrText>HYPERLINK \l "ref-odonnell1994" \h</w:instrText>
      </w:r>
      <w:r>
        <w:fldChar w:fldCharType="separate"/>
      </w:r>
      <w:r w:rsidRPr="00797BB9">
        <w:rPr>
          <w:rStyle w:val="Hipervnculo"/>
          <w:lang w:val="es-CL"/>
        </w:rPr>
        <w:t>O’Donnell, 1994</w:t>
      </w:r>
      <w:r>
        <w:rPr>
          <w:rStyle w:val="Hipervnculo"/>
          <w:lang w:val="es-CL"/>
        </w:rPr>
        <w:fldChar w:fldCharType="end"/>
      </w:r>
      <w:r w:rsidRPr="00797BB9">
        <w:rPr>
          <w:lang w:val="es-CL"/>
        </w:rPr>
        <w:t>). En una democracia delegativa, los ciudadanos podrían ejercer el voto periódicamente para luego retirarse de la esfera pública hasta la próxima elección (</w:t>
      </w:r>
      <w:proofErr w:type="spellStart"/>
      <w:r>
        <w:fldChar w:fldCharType="begin"/>
      </w:r>
      <w:r w:rsidRPr="00797BB9">
        <w:rPr>
          <w:lang w:val="es-CL"/>
        </w:rPr>
        <w:instrText>HYPERLINK \l "ref-peruzzotti2008" \h</w:instrText>
      </w:r>
      <w:r>
        <w:fldChar w:fldCharType="separate"/>
      </w:r>
      <w:r w:rsidRPr="00797BB9">
        <w:rPr>
          <w:rStyle w:val="Hipervnculo"/>
          <w:lang w:val="es-CL"/>
        </w:rPr>
        <w:t>Peruzzotti</w:t>
      </w:r>
      <w:proofErr w:type="spellEnd"/>
      <w:r w:rsidRPr="00797BB9">
        <w:rPr>
          <w:rStyle w:val="Hipervnculo"/>
          <w:lang w:val="es-CL"/>
        </w:rPr>
        <w:t>, 2008</w:t>
      </w:r>
      <w:r>
        <w:rPr>
          <w:rStyle w:val="Hipervnculo"/>
        </w:rPr>
        <w:fldChar w:fldCharType="end"/>
      </w:r>
      <w:r w:rsidRPr="00797BB9">
        <w:rPr>
          <w:lang w:val="es-CL"/>
        </w:rPr>
        <w:t xml:space="preserve">). Pero esta apatía está lejos de ser un cheque en blanco: al líder electo se le exigen resultados, incluso si ello implica transgredir la autonomía de otras instituciones del Estado. Los </w:t>
      </w:r>
      <w:proofErr w:type="spellStart"/>
      <w:r w:rsidRPr="00797BB9">
        <w:rPr>
          <w:lang w:val="es-CL"/>
        </w:rPr>
        <w:t>hiperindividualistas</w:t>
      </w:r>
      <w:proofErr w:type="spellEnd"/>
      <w:r w:rsidRPr="00797BB9">
        <w:rPr>
          <w:lang w:val="es-CL"/>
        </w:rPr>
        <w:t>, así, no estarían – necesariamente – en contra de la democracia, pero sí tendrían una visión más pragmática de esta.</w:t>
      </w:r>
    </w:p>
    <w:p w14:paraId="3717A22D" w14:textId="50F41B52" w:rsidR="00A7296A" w:rsidRPr="00797BB9" w:rsidRDefault="00000000">
      <w:pPr>
        <w:pStyle w:val="Textoindependiente"/>
        <w:rPr>
          <w:lang w:val="es-CL"/>
        </w:rPr>
      </w:pPr>
      <w:r w:rsidRPr="00797BB9">
        <w:rPr>
          <w:lang w:val="es-CL"/>
        </w:rPr>
        <w:t>En resumen, esta investigación sugiere que la relación entre el individualismo y el apoyo a l</w:t>
      </w:r>
      <w:ins w:id="545" w:author="Gabriel Cortes" w:date="2024-03-28T13:14:00Z">
        <w:r w:rsidR="009303E8">
          <w:rPr>
            <w:lang w:val="es-CL"/>
          </w:rPr>
          <w:t>í</w:t>
        </w:r>
      </w:ins>
      <w:del w:id="546" w:author="Gabriel Cortes" w:date="2024-03-28T13:14:00Z">
        <w:r w:rsidRPr="00797BB9" w:rsidDel="009303E8">
          <w:rPr>
            <w:lang w:val="es-CL"/>
          </w:rPr>
          <w:delText>i</w:delText>
        </w:r>
      </w:del>
      <w:r w:rsidRPr="00797BB9">
        <w:rPr>
          <w:lang w:val="es-CL"/>
        </w:rPr>
        <w:t>deres fuertes es significativa, pero divergente entre distintos grupos. En otras palabras, distintas formas de individualismos, resultado de divergencias en los procesos de individuación, prefer</w:t>
      </w:r>
      <w:ins w:id="547" w:author="Gabriel Cortes" w:date="2024-03-28T13:14:00Z">
        <w:r w:rsidR="00C7787E">
          <w:rPr>
            <w:lang w:val="es-CL"/>
          </w:rPr>
          <w:t>i</w:t>
        </w:r>
      </w:ins>
      <w:ins w:id="548" w:author="Gabriel Cortes" w:date="2024-03-28T13:15:00Z">
        <w:r w:rsidR="00C7787E">
          <w:rPr>
            <w:lang w:val="es-CL"/>
          </w:rPr>
          <w:t>rí</w:t>
        </w:r>
      </w:ins>
      <w:del w:id="549" w:author="Gabriel Cortes" w:date="2024-03-28T13:14:00Z">
        <w:r w:rsidRPr="00797BB9" w:rsidDel="00C7787E">
          <w:rPr>
            <w:lang w:val="es-CL"/>
          </w:rPr>
          <w:delText>í</w:delText>
        </w:r>
      </w:del>
      <w:r w:rsidRPr="00797BB9">
        <w:rPr>
          <w:lang w:val="es-CL"/>
        </w:rPr>
        <w:t xml:space="preserve">an formas distintas de ejercer la autoridad. Mientras que los individualismos cívicos parecen valorar una visión más representativa de la democracia, los </w:t>
      </w:r>
      <w:proofErr w:type="spellStart"/>
      <w:r w:rsidRPr="00797BB9">
        <w:rPr>
          <w:lang w:val="es-CL"/>
        </w:rPr>
        <w:t>hiperindividualismos</w:t>
      </w:r>
      <w:proofErr w:type="spellEnd"/>
      <w:r w:rsidRPr="00797BB9">
        <w:rPr>
          <w:lang w:val="es-CL"/>
        </w:rPr>
        <w:t xml:space="preserve"> favorecen un enfoque más pragmático y apático hacia la esfera pública. Esto ilustra un panorama general en el que las manifestaciones del individualismo, y su relación con otros fenómenos, aparecen como más complejas de lo que otros estudios han propuesto.</w:t>
      </w:r>
    </w:p>
    <w:p w14:paraId="20B57928" w14:textId="77777777" w:rsidR="00A7296A" w:rsidRPr="00797BB9" w:rsidRDefault="00000000">
      <w:pPr>
        <w:pStyle w:val="Ttulo1"/>
        <w:rPr>
          <w:lang w:val="es-CL"/>
        </w:rPr>
      </w:pPr>
      <w:bookmarkStart w:id="550" w:name="conclusión"/>
      <w:bookmarkEnd w:id="519"/>
      <w:r w:rsidRPr="00797BB9">
        <w:rPr>
          <w:rStyle w:val="SectionNumber"/>
          <w:lang w:val="es-CL"/>
        </w:rPr>
        <w:t>6</w:t>
      </w:r>
      <w:r w:rsidRPr="00797BB9">
        <w:rPr>
          <w:lang w:val="es-CL"/>
        </w:rPr>
        <w:tab/>
        <w:t>Conclusión</w:t>
      </w:r>
    </w:p>
    <w:p w14:paraId="6CF5C114" w14:textId="77777777" w:rsidR="00A7296A" w:rsidRPr="00797BB9" w:rsidRDefault="00000000">
      <w:pPr>
        <w:pStyle w:val="FirstParagraph"/>
        <w:rPr>
          <w:lang w:val="es-CL"/>
        </w:rPr>
      </w:pPr>
      <w:r w:rsidRPr="00797BB9">
        <w:rPr>
          <w:lang w:val="es-CL"/>
        </w:rPr>
        <w:t xml:space="preserve">Es importante reflexionar sobre las oportunidades que brinda el análisis de clases latentes en la investigación sobre los procesos de individuación en Chile. Dada la dificultad para traducir su marco teórico a una propuesta metodológica mediante las técnicas cuantitativas más comunes, la sociología del individuo se ha desarrollado principalmente desde una perspectiva cualitativa, resultando en descripciones profundas y estimulantes sobre el individuo en la sociedad chilena. Pese a ello, el enfoque metodológico adoptado en esta investigación permitió identificar algunos de los rasgos del individualismo </w:t>
      </w:r>
      <w:proofErr w:type="spellStart"/>
      <w:r w:rsidRPr="00797BB9">
        <w:rPr>
          <w:lang w:val="es-CL"/>
        </w:rPr>
        <w:t>agéntico</w:t>
      </w:r>
      <w:proofErr w:type="spellEnd"/>
      <w:r w:rsidRPr="00797BB9">
        <w:rPr>
          <w:lang w:val="es-CL"/>
        </w:rPr>
        <w:t xml:space="preserve"> descritos por Araujo y </w:t>
      </w:r>
      <w:proofErr w:type="spellStart"/>
      <w:r w:rsidRPr="00797BB9">
        <w:rPr>
          <w:lang w:val="es-CL"/>
        </w:rPr>
        <w:t>Martuccelli</w:t>
      </w:r>
      <w:proofErr w:type="spellEnd"/>
      <w:r w:rsidRPr="00797BB9">
        <w:rPr>
          <w:lang w:val="es-CL"/>
        </w:rPr>
        <w:t xml:space="preserve"> (</w:t>
      </w:r>
      <w:r>
        <w:fldChar w:fldCharType="begin"/>
      </w:r>
      <w:r w:rsidRPr="000C4508">
        <w:rPr>
          <w:lang w:val="es-CL"/>
          <w:rPrChange w:id="551" w:author="Gabriel Cortes" w:date="2024-03-28T11:53:00Z">
            <w:rPr/>
          </w:rPrChange>
        </w:rPr>
        <w:instrText>HYPERLINK \l "ref-araujo2014" \h</w:instrText>
      </w:r>
      <w:r>
        <w:fldChar w:fldCharType="separate"/>
      </w:r>
      <w:r w:rsidRPr="00797BB9">
        <w:rPr>
          <w:rStyle w:val="Hipervnculo"/>
          <w:lang w:val="es-CL"/>
        </w:rPr>
        <w:t>2014</w:t>
      </w:r>
      <w:r>
        <w:rPr>
          <w:rStyle w:val="Hipervnculo"/>
          <w:lang w:val="es-CL"/>
        </w:rPr>
        <w:fldChar w:fldCharType="end"/>
      </w:r>
      <w:r w:rsidRPr="00797BB9">
        <w:rPr>
          <w:lang w:val="es-CL"/>
        </w:rPr>
        <w:t>), al tiempo que ofrece una visión más matizada de cómo los procesos de individuación divergen en la sociedad chilena, diferenciándose entre grupos sociales y teniendo consecuencias en las actitudes políticas de los individuos.</w:t>
      </w:r>
    </w:p>
    <w:p w14:paraId="2AFD1C65" w14:textId="3B38DE1E" w:rsidR="00A7296A" w:rsidRPr="00797BB9" w:rsidRDefault="00000000">
      <w:pPr>
        <w:pStyle w:val="Textoindependiente"/>
        <w:rPr>
          <w:lang w:val="es-CL"/>
        </w:rPr>
      </w:pPr>
      <w:r w:rsidRPr="00797BB9">
        <w:rPr>
          <w:lang w:val="es-CL"/>
        </w:rPr>
        <w:t>Por supuesto, enfoques cualitativos y cuantitativos no deben ser vistos como competitivos, sino como complementarios en el desarrollo de una sociología del individuo. Las propias conclusiones aquí delineadas, y las hipótesis que de ellas se desprenden, se verían fuertemente enriquecidas si se incluyeran datos cualitativos que permiti</w:t>
      </w:r>
      <w:ins w:id="552" w:author="Gabriel Cortes" w:date="2024-03-28T13:17:00Z">
        <w:r w:rsidR="00C7787E">
          <w:rPr>
            <w:lang w:val="es-CL"/>
          </w:rPr>
          <w:t xml:space="preserve">eran </w:t>
        </w:r>
      </w:ins>
      <w:del w:id="553" w:author="Gabriel Cortes" w:date="2024-03-28T13:17:00Z">
        <w:r w:rsidRPr="00797BB9" w:rsidDel="00C7787E">
          <w:rPr>
            <w:lang w:val="es-CL"/>
          </w:rPr>
          <w:delText xml:space="preserve">rían </w:delText>
        </w:r>
      </w:del>
      <w:r w:rsidRPr="00797BB9">
        <w:rPr>
          <w:lang w:val="es-CL"/>
        </w:rPr>
        <w:t>obtener una compresión más profunda de las distintas variantes de individualismo y su relación divergente con la esfera pública.</w:t>
      </w:r>
    </w:p>
    <w:p w14:paraId="4B371965" w14:textId="77777777" w:rsidR="00A7296A" w:rsidRPr="00797BB9" w:rsidRDefault="00000000">
      <w:pPr>
        <w:pStyle w:val="Textoindependiente"/>
        <w:rPr>
          <w:lang w:val="es-CL"/>
        </w:rPr>
      </w:pPr>
      <w:r w:rsidRPr="00797BB9">
        <w:rPr>
          <w:lang w:val="es-CL"/>
        </w:rPr>
        <w:t xml:space="preserve">Ahora bien, es necesario reconocer las limitaciones que enfrentó esta investigación, principalmente derivadas de los indicadores seleccionados. Aunque los resultados obtenidos parecen prometedores, es crucial continuar avanzando en la construcción y validación de indicadores que permitan traducir el modelo teórico aquí propuesto en un modelo de medición capaz de abordar el fenómeno del individualismo en Chile. En particular, las operacionalizaciones del individualismo utilitario, del individualismo moral, de la interdependencia relacional y de la interdependencia colectiva merecen, </w:t>
      </w:r>
      <w:r w:rsidRPr="00797BB9">
        <w:rPr>
          <w:lang w:val="es-CL"/>
        </w:rPr>
        <w:lastRenderedPageBreak/>
        <w:t>sin duda, un mayor trabajo metodológico y conceptual que permitan construir y validar indicadores en esas dimensiones.</w:t>
      </w:r>
    </w:p>
    <w:p w14:paraId="1BD61534" w14:textId="77777777" w:rsidR="00A7296A" w:rsidRPr="00797BB9" w:rsidRDefault="00000000">
      <w:pPr>
        <w:pStyle w:val="Textoindependiente"/>
        <w:rPr>
          <w:lang w:val="es-CL"/>
        </w:rPr>
      </w:pPr>
      <w:r w:rsidRPr="00797BB9">
        <w:rPr>
          <w:lang w:val="es-CL"/>
        </w:rPr>
        <w:t>Por otro lado</w:t>
      </w:r>
      <w:del w:id="554" w:author="Gabriel Cortes" w:date="2024-03-28T13:18:00Z">
        <w:r w:rsidRPr="00797BB9" w:rsidDel="00C7787E">
          <w:rPr>
            <w:lang w:val="es-CL"/>
          </w:rPr>
          <w:delText xml:space="preserve"> </w:delText>
        </w:r>
      </w:del>
      <w:r w:rsidRPr="00797BB9">
        <w:rPr>
          <w:lang w:val="es-CL"/>
        </w:rPr>
        <w:t>, la recodificación de variables continuas como dicotómicas es una solución correcta, pero que no deja de ser problemática, ya que resulta en la pérdida de parte de la varianza de los ítems (</w:t>
      </w:r>
      <w:proofErr w:type="spellStart"/>
      <w:r>
        <w:fldChar w:fldCharType="begin"/>
      </w:r>
      <w:r w:rsidRPr="00797BB9">
        <w:rPr>
          <w:lang w:val="es-CL"/>
        </w:rPr>
        <w:instrText>HYPERLINK \l "ref-fernandes2019" \h</w:instrText>
      </w:r>
      <w:r>
        <w:fldChar w:fldCharType="separate"/>
      </w:r>
      <w:r w:rsidRPr="00797BB9">
        <w:rPr>
          <w:rStyle w:val="Hipervnculo"/>
          <w:lang w:val="es-CL"/>
        </w:rPr>
        <w:t>Fernandes</w:t>
      </w:r>
      <w:proofErr w:type="spellEnd"/>
      <w:r w:rsidRPr="00797BB9">
        <w:rPr>
          <w:rStyle w:val="Hipervnculo"/>
          <w:lang w:val="es-CL"/>
        </w:rPr>
        <w:t xml:space="preserve"> et al., 2019</w:t>
      </w:r>
      <w:r>
        <w:rPr>
          <w:rStyle w:val="Hipervnculo"/>
        </w:rPr>
        <w:fldChar w:fldCharType="end"/>
      </w:r>
      <w:r w:rsidRPr="00797BB9">
        <w:rPr>
          <w:lang w:val="es-CL"/>
        </w:rPr>
        <w:t>). Futuras investigaciones deberían considerar elaborar indicadores directamente como variables categóricas que no necesiten recodificación para ser incluidas en el modelo de clases latentes. De esta manera, se obtendría claridad en los resultados sin sacrificar información ni poder estadístico.</w:t>
      </w:r>
    </w:p>
    <w:p w14:paraId="7EF839BD" w14:textId="77777777" w:rsidR="00A7296A" w:rsidRPr="00797BB9" w:rsidRDefault="00000000">
      <w:pPr>
        <w:pStyle w:val="Textoindependiente"/>
        <w:rPr>
          <w:lang w:val="es-CL"/>
        </w:rPr>
      </w:pPr>
      <w:r w:rsidRPr="00797BB9">
        <w:rPr>
          <w:lang w:val="es-CL"/>
        </w:rPr>
        <w:t>Otras limitaciones provienen más bien de la muestra. Si 5 años ya se encuentra en el límite de lo que se puede considerar como datos relevantes para la actualidad, a esto se debe sumar que este último lustro ha sido uno particularmente tumultuoso: el Estallido Social, la Pandemia, el proceso constituyente, la crisis migratoria y la crisis de seguridad han sido algunos de los eventos de gran magnitud que han marcado la agenda durante los últimos años. ¿Están hoy los chilenos más dispuestos que hace 5 años a sacrificar su libertad y su individualidad en distintas esferas para obtener garantías de orden y seguridad? Entre las ollas comunes y los retiros de fondos previsionales, entre las protestas masivas y las cuarentenas, ¿cambiaron las concepciones – independientes, relacionales y colectivas – con las que los individuos construyen sus identidades? ¿Qué efectos puede tener la instauración del voto obligatorio en el eje individualismo cívico-</w:t>
      </w:r>
      <w:proofErr w:type="spellStart"/>
      <w:r w:rsidRPr="00797BB9">
        <w:rPr>
          <w:lang w:val="es-CL"/>
        </w:rPr>
        <w:t>hiperindividualismo</w:t>
      </w:r>
      <w:proofErr w:type="spellEnd"/>
      <w:r w:rsidRPr="00797BB9">
        <w:rPr>
          <w:lang w:val="es-CL"/>
        </w:rPr>
        <w:t>, o en las percepciones de los ciudadanos sobre las formas en que se ejerce la autoridad? Todas estas son preguntas relevantes que quedarán abiertas y deberán ser abordadas en el futuro.</w:t>
      </w:r>
    </w:p>
    <w:p w14:paraId="13CBFD4D" w14:textId="24EDA701" w:rsidR="00A7296A" w:rsidRPr="00797BB9" w:rsidRDefault="00000000">
      <w:pPr>
        <w:pStyle w:val="Textoindependiente"/>
        <w:rPr>
          <w:lang w:val="es-CL"/>
        </w:rPr>
      </w:pPr>
      <w:r w:rsidRPr="00797BB9">
        <w:rPr>
          <w:lang w:val="es-CL"/>
        </w:rPr>
        <w:t>A su vez, dado que Chile ha participado en 6 olas de la Encuesta Mundial de Valores desde 1990, se debería considerar correr los modelos aquí propuestos utilizando datos de ediciones anteriores (así como estar atento</w:t>
      </w:r>
      <w:ins w:id="555" w:author="Gabriel Cortes" w:date="2024-03-28T13:20:00Z">
        <w:r w:rsidR="00C7787E">
          <w:rPr>
            <w:lang w:val="es-CL"/>
          </w:rPr>
          <w:t>s</w:t>
        </w:r>
      </w:ins>
      <w:r w:rsidRPr="00797BB9">
        <w:rPr>
          <w:lang w:val="es-CL"/>
        </w:rPr>
        <w:t xml:space="preserve"> a la próxima versión a realizarse entre 2023 y 2026). Esto permitiría evaluar si los resultados obtenidos en este estudio guardan consistencia con el pasado, así como observar la evolución de estos indicadores a lo largo del tiempo.</w:t>
      </w:r>
    </w:p>
    <w:p w14:paraId="13C12D32" w14:textId="77777777" w:rsidR="00A7296A" w:rsidRDefault="00000000">
      <w:pPr>
        <w:pStyle w:val="Textoindependiente"/>
        <w:rPr>
          <w:ins w:id="556" w:author="Gabriel Cortes" w:date="2024-03-28T13:20:00Z"/>
          <w:lang w:val="es-CL"/>
        </w:rPr>
      </w:pPr>
      <w:r w:rsidRPr="00797BB9">
        <w:rPr>
          <w:lang w:val="es-CL"/>
        </w:rPr>
        <w:t>Pese a estas limitaciones, el trabajo contenido en este documento logra obtener resultados relevantes. Se encontró evidencia de que distintas formas de individualismo pueden generar actitudes políticas diferentes respecto a los tipos de liderazgos esperados por la ciudadanía. Es importante considerar que estas inclinaciones no surgen en un vacío, sino que son el resultado de la interacción de factores institucionales y estructurales con la agencia de los individuos. De esta manera, se espera que la lectura de esta investigación provoque la reflexión en torno a los tipos de individuos que nuestras instituciones, a través de sus programas e incentivos, contribuyen a producir, así como en las consecuencias de estos procesos para la democracia chilena y la vida social en general.</w:t>
      </w:r>
    </w:p>
    <w:p w14:paraId="63426C01" w14:textId="77777777" w:rsidR="00C7787E" w:rsidRDefault="00C7787E">
      <w:pPr>
        <w:pStyle w:val="Textoindependiente"/>
        <w:rPr>
          <w:ins w:id="557" w:author="Gabriel Cortes" w:date="2024-03-28T13:20:00Z"/>
          <w:lang w:val="es-CL"/>
        </w:rPr>
      </w:pPr>
    </w:p>
    <w:p w14:paraId="27F309D0" w14:textId="77777777" w:rsidR="00C7787E" w:rsidRDefault="00C7787E">
      <w:pPr>
        <w:pStyle w:val="Textoindependiente"/>
        <w:rPr>
          <w:ins w:id="558" w:author="Gabriel Cortes" w:date="2024-03-28T13:20:00Z"/>
          <w:lang w:val="es-CL"/>
        </w:rPr>
      </w:pPr>
    </w:p>
    <w:p w14:paraId="655C024B" w14:textId="4D43F6DE" w:rsidR="00C7787E" w:rsidRPr="00C7787E" w:rsidRDefault="00C7787E">
      <w:pPr>
        <w:pStyle w:val="Textoindependiente"/>
        <w:rPr>
          <w:b/>
          <w:bCs/>
          <w:lang w:val="es-CL"/>
          <w:rPrChange w:id="559" w:author="Gabriel Cortes" w:date="2024-03-28T13:20:00Z">
            <w:rPr>
              <w:lang w:val="es-CL"/>
            </w:rPr>
          </w:rPrChange>
        </w:rPr>
      </w:pPr>
      <w:ins w:id="560" w:author="Gabriel Cortes" w:date="2024-03-28T13:20:00Z">
        <w:r>
          <w:rPr>
            <w:b/>
            <w:bCs/>
            <w:lang w:val="es-CL"/>
          </w:rPr>
          <w:lastRenderedPageBreak/>
          <w:t>Bibliografía</w:t>
        </w:r>
      </w:ins>
    </w:p>
    <w:p w14:paraId="74EF8FCF" w14:textId="77777777" w:rsidR="00A7296A" w:rsidRPr="00797BB9" w:rsidRDefault="00000000">
      <w:pPr>
        <w:pStyle w:val="Bibliografa"/>
        <w:rPr>
          <w:lang w:val="es-CL"/>
        </w:rPr>
      </w:pPr>
      <w:bookmarkStart w:id="561" w:name="ref-araujo2021"/>
      <w:bookmarkStart w:id="562" w:name="refs"/>
      <w:r w:rsidRPr="00797BB9">
        <w:rPr>
          <w:lang w:val="es-CL"/>
        </w:rPr>
        <w:t xml:space="preserve">Araujo, K. (2021). </w:t>
      </w:r>
      <w:r w:rsidRPr="00797BB9">
        <w:rPr>
          <w:i/>
          <w:iCs/>
          <w:lang w:val="es-CL"/>
        </w:rPr>
        <w:t>Cómo Estudiar la autoridad?</w:t>
      </w:r>
      <w:r w:rsidRPr="00797BB9">
        <w:rPr>
          <w:lang w:val="es-CL"/>
        </w:rPr>
        <w:t xml:space="preserve"> USACH.</w:t>
      </w:r>
    </w:p>
    <w:p w14:paraId="256CDE54" w14:textId="77777777" w:rsidR="00A7296A" w:rsidRPr="00797BB9" w:rsidRDefault="00000000">
      <w:pPr>
        <w:pStyle w:val="Bibliografa"/>
        <w:rPr>
          <w:lang w:val="es-CL"/>
        </w:rPr>
      </w:pPr>
      <w:bookmarkStart w:id="563" w:name="ref-araujo2022a"/>
      <w:bookmarkEnd w:id="561"/>
      <w:r w:rsidRPr="00797BB9">
        <w:rPr>
          <w:lang w:val="es-CL"/>
        </w:rPr>
        <w:t xml:space="preserve">Araujo, K. (2022). Introducción. Las figuras de autoridad y el vendaval. In </w:t>
      </w:r>
      <w:r w:rsidRPr="00797BB9">
        <w:rPr>
          <w:i/>
          <w:iCs/>
          <w:lang w:val="es-CL"/>
        </w:rPr>
        <w:t>Figuras de autoridad. Transformaciones históricas y ejercicios contemporáneos</w:t>
      </w:r>
      <w:r w:rsidRPr="00797BB9">
        <w:rPr>
          <w:lang w:val="es-CL"/>
        </w:rPr>
        <w:t xml:space="preserve"> (pp. 11–29). LOM.</w:t>
      </w:r>
    </w:p>
    <w:p w14:paraId="5C9A062B" w14:textId="77777777" w:rsidR="00A7296A" w:rsidRDefault="00000000">
      <w:pPr>
        <w:pStyle w:val="Bibliografa"/>
      </w:pPr>
      <w:bookmarkStart w:id="564" w:name="ref-araujo2012"/>
      <w:bookmarkEnd w:id="563"/>
      <w:r w:rsidRPr="00797BB9">
        <w:rPr>
          <w:lang w:val="es-CL"/>
        </w:rPr>
        <w:t xml:space="preserve">Araujo, K., &amp; </w:t>
      </w:r>
      <w:proofErr w:type="spellStart"/>
      <w:r w:rsidRPr="00797BB9">
        <w:rPr>
          <w:lang w:val="es-CL"/>
        </w:rPr>
        <w:t>Martuccelli</w:t>
      </w:r>
      <w:proofErr w:type="spellEnd"/>
      <w:r w:rsidRPr="00797BB9">
        <w:rPr>
          <w:lang w:val="es-CL"/>
        </w:rPr>
        <w:t xml:space="preserve">, D. (2012). </w:t>
      </w:r>
      <w:r w:rsidRPr="00797BB9">
        <w:rPr>
          <w:i/>
          <w:iCs/>
          <w:lang w:val="es-CL"/>
        </w:rPr>
        <w:t>Desafíos Comunes. Retrato de la sociedad chilena y sus individuos</w:t>
      </w:r>
      <w:r w:rsidRPr="00797BB9">
        <w:rPr>
          <w:lang w:val="es-CL"/>
        </w:rPr>
        <w:t xml:space="preserve">. </w:t>
      </w:r>
      <w:r>
        <w:t>LOM.</w:t>
      </w:r>
    </w:p>
    <w:p w14:paraId="1BEB8EAB" w14:textId="77777777" w:rsidR="00A7296A" w:rsidRDefault="00000000">
      <w:pPr>
        <w:pStyle w:val="Bibliografa"/>
      </w:pPr>
      <w:bookmarkStart w:id="565" w:name="ref-araujo2014"/>
      <w:bookmarkEnd w:id="564"/>
      <w:r>
        <w:t xml:space="preserve">Araujo, K., &amp; Martuccelli, D. (2014). Beyond institutional individualism: Agentic individualism and the individuation process in Chilean society. </w:t>
      </w:r>
      <w:r>
        <w:rPr>
          <w:i/>
          <w:iCs/>
        </w:rPr>
        <w:t>Current Sociology</w:t>
      </w:r>
      <w:r>
        <w:t xml:space="preserve">, </w:t>
      </w:r>
      <w:r>
        <w:rPr>
          <w:i/>
          <w:iCs/>
        </w:rPr>
        <w:t>62</w:t>
      </w:r>
      <w:r>
        <w:t xml:space="preserve">(1), 24–40. </w:t>
      </w:r>
      <w:hyperlink r:id="rId16">
        <w:r>
          <w:rPr>
            <w:rStyle w:val="Hipervnculo"/>
          </w:rPr>
          <w:t>https://doi.org/10.1177/0011392113512496</w:t>
        </w:r>
      </w:hyperlink>
    </w:p>
    <w:p w14:paraId="36CCF0F1" w14:textId="77777777" w:rsidR="00A7296A" w:rsidRPr="00797BB9" w:rsidRDefault="00000000">
      <w:pPr>
        <w:pStyle w:val="Bibliografa"/>
        <w:rPr>
          <w:lang w:val="es-CL"/>
        </w:rPr>
      </w:pPr>
      <w:bookmarkStart w:id="566" w:name="ref-araujo2020"/>
      <w:bookmarkEnd w:id="565"/>
      <w:r>
        <w:t xml:space="preserve">Araujo, K., &amp; Martuccelli, D. (2020a). </w:t>
      </w:r>
      <w:r w:rsidRPr="00797BB9">
        <w:rPr>
          <w:lang w:val="es-CL"/>
        </w:rPr>
        <w:t xml:space="preserve">Leer los movimientos sociales desde el individualismo: Reflexiones a partir de Latinoamérica. </w:t>
      </w:r>
      <w:proofErr w:type="spellStart"/>
      <w:r w:rsidRPr="00797BB9">
        <w:rPr>
          <w:i/>
          <w:iCs/>
          <w:lang w:val="es-CL"/>
        </w:rPr>
        <w:t>Educação</w:t>
      </w:r>
      <w:proofErr w:type="spellEnd"/>
      <w:r w:rsidRPr="00797BB9">
        <w:rPr>
          <w:i/>
          <w:iCs/>
          <w:lang w:val="es-CL"/>
        </w:rPr>
        <w:t xml:space="preserve"> &amp; </w:t>
      </w:r>
      <w:proofErr w:type="spellStart"/>
      <w:r w:rsidRPr="00797BB9">
        <w:rPr>
          <w:i/>
          <w:iCs/>
          <w:lang w:val="es-CL"/>
        </w:rPr>
        <w:t>Sociedade</w:t>
      </w:r>
      <w:proofErr w:type="spellEnd"/>
      <w:r w:rsidRPr="00797BB9">
        <w:rPr>
          <w:lang w:val="es-CL"/>
        </w:rPr>
        <w:t xml:space="preserve">, </w:t>
      </w:r>
      <w:r w:rsidRPr="00797BB9">
        <w:rPr>
          <w:i/>
          <w:iCs/>
          <w:lang w:val="es-CL"/>
        </w:rPr>
        <w:t>41</w:t>
      </w:r>
      <w:r w:rsidRPr="00797BB9">
        <w:rPr>
          <w:lang w:val="es-CL"/>
        </w:rPr>
        <w:t xml:space="preserve">, e228265. </w:t>
      </w:r>
      <w:r>
        <w:fldChar w:fldCharType="begin"/>
      </w:r>
      <w:r w:rsidRPr="000C4508">
        <w:rPr>
          <w:lang w:val="es-CL"/>
          <w:rPrChange w:id="567" w:author="Gabriel Cortes" w:date="2024-03-28T11:53:00Z">
            <w:rPr/>
          </w:rPrChange>
        </w:rPr>
        <w:instrText>HYPERLINK "https://doi.org/10.1590/es.228265" \h</w:instrText>
      </w:r>
      <w:r>
        <w:fldChar w:fldCharType="separate"/>
      </w:r>
      <w:r w:rsidRPr="00797BB9">
        <w:rPr>
          <w:rStyle w:val="Hipervnculo"/>
          <w:lang w:val="es-CL"/>
        </w:rPr>
        <w:t>https://doi.org/10.1590/es.228265</w:t>
      </w:r>
      <w:r>
        <w:rPr>
          <w:rStyle w:val="Hipervnculo"/>
          <w:lang w:val="es-CL"/>
        </w:rPr>
        <w:fldChar w:fldCharType="end"/>
      </w:r>
    </w:p>
    <w:p w14:paraId="6F441794" w14:textId="77777777" w:rsidR="00A7296A" w:rsidRPr="00797BB9" w:rsidRDefault="00000000">
      <w:pPr>
        <w:pStyle w:val="Bibliografa"/>
        <w:rPr>
          <w:lang w:val="es-CL"/>
        </w:rPr>
      </w:pPr>
      <w:bookmarkStart w:id="568" w:name="ref-araujo2020a"/>
      <w:bookmarkEnd w:id="566"/>
      <w:r w:rsidRPr="00797BB9">
        <w:rPr>
          <w:lang w:val="es-CL"/>
        </w:rPr>
        <w:t xml:space="preserve">Araujo, K., &amp; </w:t>
      </w:r>
      <w:proofErr w:type="spellStart"/>
      <w:r w:rsidRPr="00797BB9">
        <w:rPr>
          <w:lang w:val="es-CL"/>
        </w:rPr>
        <w:t>Martuccelli</w:t>
      </w:r>
      <w:proofErr w:type="spellEnd"/>
      <w:r w:rsidRPr="00797BB9">
        <w:rPr>
          <w:lang w:val="es-CL"/>
        </w:rPr>
        <w:t xml:space="preserve">, D. (2020b). Problematizaciones del individualismo en América Latina. </w:t>
      </w:r>
      <w:r w:rsidRPr="00797BB9">
        <w:rPr>
          <w:i/>
          <w:iCs/>
          <w:lang w:val="es-CL"/>
        </w:rPr>
        <w:t>Perfiles Latinoamericanos</w:t>
      </w:r>
      <w:r w:rsidRPr="00797BB9">
        <w:rPr>
          <w:lang w:val="es-CL"/>
        </w:rPr>
        <w:t xml:space="preserve">, </w:t>
      </w:r>
      <w:r w:rsidRPr="00797BB9">
        <w:rPr>
          <w:i/>
          <w:iCs/>
          <w:lang w:val="es-CL"/>
        </w:rPr>
        <w:t>28</w:t>
      </w:r>
      <w:r w:rsidRPr="00797BB9">
        <w:rPr>
          <w:lang w:val="es-CL"/>
        </w:rPr>
        <w:t xml:space="preserve">(55). </w:t>
      </w:r>
      <w:r>
        <w:fldChar w:fldCharType="begin"/>
      </w:r>
      <w:r w:rsidRPr="000C4508">
        <w:rPr>
          <w:lang w:val="es-CL"/>
          <w:rPrChange w:id="569" w:author="Gabriel Cortes" w:date="2024-03-28T11:53:00Z">
            <w:rPr/>
          </w:rPrChange>
        </w:rPr>
        <w:instrText>HYPERLINK "https://doi.org/10.18504/pl2855-001-2020" \h</w:instrText>
      </w:r>
      <w:r>
        <w:fldChar w:fldCharType="separate"/>
      </w:r>
      <w:r w:rsidRPr="00797BB9">
        <w:rPr>
          <w:rStyle w:val="Hipervnculo"/>
          <w:lang w:val="es-CL"/>
        </w:rPr>
        <w:t>https://doi.org/10.18504/pl2855-001-2020</w:t>
      </w:r>
      <w:r>
        <w:rPr>
          <w:rStyle w:val="Hipervnculo"/>
          <w:lang w:val="es-CL"/>
        </w:rPr>
        <w:fldChar w:fldCharType="end"/>
      </w:r>
    </w:p>
    <w:p w14:paraId="2249744A" w14:textId="77777777" w:rsidR="00A7296A" w:rsidRDefault="00000000">
      <w:pPr>
        <w:pStyle w:val="Bibliografa"/>
      </w:pPr>
      <w:bookmarkStart w:id="570" w:name="ref-araujo2022"/>
      <w:bookmarkEnd w:id="568"/>
      <w:r w:rsidRPr="00797BB9">
        <w:rPr>
          <w:lang w:val="es-CL"/>
        </w:rPr>
        <w:t xml:space="preserve">Araujo, K., Orchard, M., </w:t>
      </w:r>
      <w:proofErr w:type="spellStart"/>
      <w:r w:rsidRPr="00797BB9">
        <w:rPr>
          <w:lang w:val="es-CL"/>
        </w:rPr>
        <w:t>Rasse</w:t>
      </w:r>
      <w:proofErr w:type="spellEnd"/>
      <w:r w:rsidRPr="00797BB9">
        <w:rPr>
          <w:lang w:val="es-CL"/>
        </w:rPr>
        <w:t xml:space="preserve">, A., &amp; </w:t>
      </w:r>
      <w:proofErr w:type="spellStart"/>
      <w:r w:rsidRPr="00797BB9">
        <w:rPr>
          <w:lang w:val="es-CL"/>
        </w:rPr>
        <w:t>Stecher</w:t>
      </w:r>
      <w:proofErr w:type="spellEnd"/>
      <w:r w:rsidRPr="00797BB9">
        <w:rPr>
          <w:lang w:val="es-CL"/>
        </w:rPr>
        <w:t xml:space="preserve">, A. (2022). </w:t>
      </w:r>
      <w:r w:rsidRPr="00797BB9">
        <w:rPr>
          <w:i/>
          <w:iCs/>
          <w:lang w:val="es-CL"/>
        </w:rPr>
        <w:t>Primer Informe de Resultados Encuesta Nacional de Autoridad NUMAAP 2021</w:t>
      </w:r>
      <w:r w:rsidRPr="00797BB9">
        <w:rPr>
          <w:lang w:val="es-CL"/>
        </w:rPr>
        <w:t xml:space="preserve">. </w:t>
      </w:r>
      <w:r>
        <w:t>NUMAAP.</w:t>
      </w:r>
    </w:p>
    <w:p w14:paraId="76FF0788" w14:textId="77777777" w:rsidR="00A7296A" w:rsidRDefault="00000000">
      <w:pPr>
        <w:pStyle w:val="Bibliografa"/>
      </w:pPr>
      <w:bookmarkStart w:id="571" w:name="ref-arikan2019"/>
      <w:bookmarkEnd w:id="570"/>
      <w:r>
        <w:t xml:space="preserve">Arikan, G., &amp; Sekercioglu, E. (2019). Authoritarian Predispositions and Attitudes Towards Redistribution. </w:t>
      </w:r>
      <w:r>
        <w:rPr>
          <w:i/>
          <w:iCs/>
        </w:rPr>
        <w:t>Political Psychology</w:t>
      </w:r>
      <w:r>
        <w:t xml:space="preserve">, </w:t>
      </w:r>
      <w:r>
        <w:rPr>
          <w:i/>
          <w:iCs/>
        </w:rPr>
        <w:t>40</w:t>
      </w:r>
      <w:r>
        <w:t xml:space="preserve">(5), 1099–1118. </w:t>
      </w:r>
      <w:hyperlink r:id="rId17">
        <w:r>
          <w:rPr>
            <w:rStyle w:val="Hipervnculo"/>
          </w:rPr>
          <w:t>https://doi.org/10.1111/pops.12580</w:t>
        </w:r>
      </w:hyperlink>
    </w:p>
    <w:p w14:paraId="30D0E5A4" w14:textId="77777777" w:rsidR="00A7296A" w:rsidRDefault="00000000">
      <w:pPr>
        <w:pStyle w:val="Bibliografa"/>
      </w:pPr>
      <w:bookmarkStart w:id="572" w:name="ref-armendarizmiranda2021"/>
      <w:bookmarkEnd w:id="571"/>
      <w:r>
        <w:t xml:space="preserve">Armendariz Miranda, P., &amp; Cawvey, M. (2021). Introverted and Closed-Minded: The Psychological Roots of Support for Autocracy in Latin America. </w:t>
      </w:r>
      <w:r>
        <w:rPr>
          <w:i/>
          <w:iCs/>
        </w:rPr>
        <w:t>Journal of Politics in Latin America</w:t>
      </w:r>
      <w:r>
        <w:t xml:space="preserve">, </w:t>
      </w:r>
      <w:r>
        <w:rPr>
          <w:i/>
          <w:iCs/>
        </w:rPr>
        <w:t>13</w:t>
      </w:r>
      <w:r>
        <w:t xml:space="preserve">(1), 40–66. </w:t>
      </w:r>
      <w:hyperlink r:id="rId18">
        <w:r>
          <w:rPr>
            <w:rStyle w:val="Hipervnculo"/>
          </w:rPr>
          <w:t>https://doi.org/10.1177/1866802X21991261</w:t>
        </w:r>
      </w:hyperlink>
    </w:p>
    <w:p w14:paraId="59069A5F" w14:textId="77777777" w:rsidR="00A7296A" w:rsidRDefault="00000000">
      <w:pPr>
        <w:pStyle w:val="Bibliografa"/>
      </w:pPr>
      <w:bookmarkStart w:id="573" w:name="ref-baro2022"/>
      <w:bookmarkEnd w:id="572"/>
      <w:r>
        <w:t xml:space="preserve">Baro, E. (2022). Personal Values Priorities and Support for Populism in Europe—An Analysis of Personal Motivations Underpinning Support for Populist Parties in Europe. </w:t>
      </w:r>
      <w:r>
        <w:rPr>
          <w:i/>
          <w:iCs/>
        </w:rPr>
        <w:t>Political Psychology</w:t>
      </w:r>
      <w:r>
        <w:t xml:space="preserve">, </w:t>
      </w:r>
      <w:r>
        <w:rPr>
          <w:i/>
          <w:iCs/>
        </w:rPr>
        <w:t>43</w:t>
      </w:r>
      <w:r>
        <w:t xml:space="preserve">(6), 1191–1215. </w:t>
      </w:r>
      <w:hyperlink r:id="rId19">
        <w:r>
          <w:rPr>
            <w:rStyle w:val="Hipervnculo"/>
          </w:rPr>
          <w:t>https://doi.org/10.1111/pops.12812</w:t>
        </w:r>
      </w:hyperlink>
    </w:p>
    <w:p w14:paraId="6D5D0786" w14:textId="77777777" w:rsidR="00A7296A" w:rsidRDefault="00000000">
      <w:pPr>
        <w:pStyle w:val="Bibliografa"/>
      </w:pPr>
      <w:bookmarkStart w:id="574" w:name="ref-benavides2020"/>
      <w:bookmarkEnd w:id="573"/>
      <w:r>
        <w:t xml:space="preserve">Benavides, P., &amp; Hur, T. (2020). Self-Construal Differences in Chile and South Korea: A Brief Report. </w:t>
      </w:r>
      <w:r>
        <w:rPr>
          <w:i/>
          <w:iCs/>
        </w:rPr>
        <w:t>Psychological Reports</w:t>
      </w:r>
      <w:r>
        <w:t xml:space="preserve">, </w:t>
      </w:r>
      <w:r>
        <w:rPr>
          <w:i/>
          <w:iCs/>
        </w:rPr>
        <w:t>123</w:t>
      </w:r>
      <w:r>
        <w:t xml:space="preserve">(6), 2410–2417. </w:t>
      </w:r>
      <w:hyperlink r:id="rId20">
        <w:r>
          <w:rPr>
            <w:rStyle w:val="Hipervnculo"/>
          </w:rPr>
          <w:t>https://doi.org/10.1177/0033294119868786</w:t>
        </w:r>
      </w:hyperlink>
    </w:p>
    <w:p w14:paraId="24F697CB" w14:textId="77777777" w:rsidR="00A7296A" w:rsidRDefault="00000000">
      <w:pPr>
        <w:pStyle w:val="Bibliografa"/>
      </w:pPr>
      <w:bookmarkStart w:id="575" w:name="ref-brewer2007"/>
      <w:bookmarkEnd w:id="574"/>
      <w:r>
        <w:t xml:space="preserve">Brewer, M. B., &amp; Chen, Y.-R. (2007). Where (Who) Are Collectives in Collectivism? Toward Conceptual Clarification of Individualism and Collectivism. </w:t>
      </w:r>
      <w:r>
        <w:rPr>
          <w:i/>
          <w:iCs/>
        </w:rPr>
        <w:t>Psychological Review</w:t>
      </w:r>
      <w:r>
        <w:t xml:space="preserve">, </w:t>
      </w:r>
      <w:r>
        <w:rPr>
          <w:i/>
          <w:iCs/>
        </w:rPr>
        <w:t>114</w:t>
      </w:r>
      <w:r>
        <w:t xml:space="preserve">(1), 133–151. </w:t>
      </w:r>
      <w:hyperlink r:id="rId21">
        <w:r>
          <w:rPr>
            <w:rStyle w:val="Hipervnculo"/>
          </w:rPr>
          <w:t>https://doi.org/10.1037/0033-295X.114.1.133</w:t>
        </w:r>
      </w:hyperlink>
    </w:p>
    <w:p w14:paraId="232A00D1" w14:textId="77777777" w:rsidR="00A7296A" w:rsidRPr="00797BB9" w:rsidRDefault="00000000">
      <w:pPr>
        <w:pStyle w:val="Bibliografa"/>
        <w:rPr>
          <w:lang w:val="es-CL"/>
        </w:rPr>
      </w:pPr>
      <w:bookmarkStart w:id="576" w:name="ref-brunkert2023"/>
      <w:bookmarkEnd w:id="575"/>
      <w:r>
        <w:lastRenderedPageBreak/>
        <w:t xml:space="preserve">Brunkert, L., &amp; Von Soest, C. (2023). Praising the leader: Personalist legitimation strategies and the deterioration of executive constraints. </w:t>
      </w:r>
      <w:proofErr w:type="spellStart"/>
      <w:r w:rsidRPr="00797BB9">
        <w:rPr>
          <w:i/>
          <w:iCs/>
          <w:lang w:val="es-CL"/>
        </w:rPr>
        <w:t>Democratization</w:t>
      </w:r>
      <w:proofErr w:type="spellEnd"/>
      <w:r w:rsidRPr="00797BB9">
        <w:rPr>
          <w:lang w:val="es-CL"/>
        </w:rPr>
        <w:t xml:space="preserve">, </w:t>
      </w:r>
      <w:r w:rsidRPr="00797BB9">
        <w:rPr>
          <w:i/>
          <w:iCs/>
          <w:lang w:val="es-CL"/>
        </w:rPr>
        <w:t>30</w:t>
      </w:r>
      <w:r w:rsidRPr="00797BB9">
        <w:rPr>
          <w:lang w:val="es-CL"/>
        </w:rPr>
        <w:t xml:space="preserve">(3), 419–439. </w:t>
      </w:r>
      <w:r>
        <w:fldChar w:fldCharType="begin"/>
      </w:r>
      <w:r w:rsidRPr="000C4508">
        <w:rPr>
          <w:lang w:val="es-CL"/>
          <w:rPrChange w:id="577" w:author="Gabriel Cortes" w:date="2024-03-28T11:53:00Z">
            <w:rPr/>
          </w:rPrChange>
        </w:rPr>
        <w:instrText>HYPERLINK "https://doi.org/10.1080/13510347.2022.2150760" \h</w:instrText>
      </w:r>
      <w:r>
        <w:fldChar w:fldCharType="separate"/>
      </w:r>
      <w:r w:rsidRPr="00797BB9">
        <w:rPr>
          <w:rStyle w:val="Hipervnculo"/>
          <w:lang w:val="es-CL"/>
        </w:rPr>
        <w:t>https://doi.org/10.1080/13510347.2022.2150760</w:t>
      </w:r>
      <w:r>
        <w:rPr>
          <w:rStyle w:val="Hipervnculo"/>
          <w:lang w:val="es-CL"/>
        </w:rPr>
        <w:fldChar w:fldCharType="end"/>
      </w:r>
    </w:p>
    <w:p w14:paraId="1D6E2300" w14:textId="77777777" w:rsidR="00A7296A" w:rsidRDefault="00000000">
      <w:pPr>
        <w:pStyle w:val="Bibliografa"/>
      </w:pPr>
      <w:bookmarkStart w:id="578" w:name="ref-cadem2023"/>
      <w:bookmarkEnd w:id="576"/>
      <w:r w:rsidRPr="00797BB9">
        <w:rPr>
          <w:lang w:val="es-CL"/>
        </w:rPr>
        <w:t xml:space="preserve">CADEM. (2023). </w:t>
      </w:r>
      <w:r w:rsidRPr="00797BB9">
        <w:rPr>
          <w:i/>
          <w:iCs/>
          <w:lang w:val="es-CL"/>
        </w:rPr>
        <w:t>Encuesta Plaza Pública. Cuarta Semana de Febrero</w:t>
      </w:r>
      <w:r w:rsidRPr="00797BB9">
        <w:rPr>
          <w:lang w:val="es-CL"/>
        </w:rPr>
        <w:t xml:space="preserve">. </w:t>
      </w:r>
      <w:r>
        <w:t>CADEM.</w:t>
      </w:r>
    </w:p>
    <w:p w14:paraId="25417F02" w14:textId="77777777" w:rsidR="00A7296A" w:rsidRDefault="00000000">
      <w:pPr>
        <w:pStyle w:val="Bibliografa"/>
      </w:pPr>
      <w:bookmarkStart w:id="579" w:name="ref-carlin2011"/>
      <w:bookmarkEnd w:id="578"/>
      <w:r>
        <w:t xml:space="preserve">Carlin, R. E. (2011). Distrusting Democrats and Political Participation in New Democracies: Lessons from Chile. </w:t>
      </w:r>
      <w:r>
        <w:rPr>
          <w:i/>
          <w:iCs/>
        </w:rPr>
        <w:t>Political Research Quarterly</w:t>
      </w:r>
      <w:r>
        <w:t xml:space="preserve">, </w:t>
      </w:r>
      <w:r>
        <w:rPr>
          <w:i/>
          <w:iCs/>
        </w:rPr>
        <w:t>64</w:t>
      </w:r>
      <w:r>
        <w:t xml:space="preserve">(3), 668–687. </w:t>
      </w:r>
      <w:hyperlink r:id="rId22">
        <w:r>
          <w:rPr>
            <w:rStyle w:val="Hipervnculo"/>
          </w:rPr>
          <w:t>https://doi.org/10.1177/1065912910370692</w:t>
        </w:r>
      </w:hyperlink>
    </w:p>
    <w:p w14:paraId="5CB2388E" w14:textId="77777777" w:rsidR="00A7296A" w:rsidRPr="00797BB9" w:rsidRDefault="00000000">
      <w:pPr>
        <w:pStyle w:val="Bibliografa"/>
        <w:rPr>
          <w:lang w:val="es-CL"/>
        </w:rPr>
      </w:pPr>
      <w:bookmarkStart w:id="580" w:name="ref-carlin2018"/>
      <w:bookmarkEnd w:id="579"/>
      <w:r>
        <w:t xml:space="preserve">Carlin, R. E. (2018). Sorting Out Support for Democracy: A Q-Method Study: Q-Sorting Democratic Support. </w:t>
      </w:r>
      <w:proofErr w:type="spellStart"/>
      <w:r w:rsidRPr="00797BB9">
        <w:rPr>
          <w:i/>
          <w:iCs/>
          <w:lang w:val="es-CL"/>
        </w:rPr>
        <w:t>Political</w:t>
      </w:r>
      <w:proofErr w:type="spellEnd"/>
      <w:r w:rsidRPr="00797BB9">
        <w:rPr>
          <w:i/>
          <w:iCs/>
          <w:lang w:val="es-CL"/>
        </w:rPr>
        <w:t xml:space="preserve"> </w:t>
      </w:r>
      <w:proofErr w:type="spellStart"/>
      <w:r w:rsidRPr="00797BB9">
        <w:rPr>
          <w:i/>
          <w:iCs/>
          <w:lang w:val="es-CL"/>
        </w:rPr>
        <w:t>Psychology</w:t>
      </w:r>
      <w:proofErr w:type="spellEnd"/>
      <w:r w:rsidRPr="00797BB9">
        <w:rPr>
          <w:lang w:val="es-CL"/>
        </w:rPr>
        <w:t xml:space="preserve">, </w:t>
      </w:r>
      <w:r w:rsidRPr="00797BB9">
        <w:rPr>
          <w:i/>
          <w:iCs/>
          <w:lang w:val="es-CL"/>
        </w:rPr>
        <w:t>39</w:t>
      </w:r>
      <w:r w:rsidRPr="00797BB9">
        <w:rPr>
          <w:lang w:val="es-CL"/>
        </w:rPr>
        <w:t xml:space="preserve">(2), 399–422. </w:t>
      </w:r>
      <w:r>
        <w:fldChar w:fldCharType="begin"/>
      </w:r>
      <w:r w:rsidRPr="000C4508">
        <w:rPr>
          <w:lang w:val="es-CL"/>
          <w:rPrChange w:id="581" w:author="Gabriel Cortes" w:date="2024-03-28T11:53:00Z">
            <w:rPr/>
          </w:rPrChange>
        </w:rPr>
        <w:instrText>HYPERLINK "https://doi.org/10.1111/pops.12409" \h</w:instrText>
      </w:r>
      <w:r>
        <w:fldChar w:fldCharType="separate"/>
      </w:r>
      <w:r w:rsidRPr="00797BB9">
        <w:rPr>
          <w:rStyle w:val="Hipervnculo"/>
          <w:lang w:val="es-CL"/>
        </w:rPr>
        <w:t>https://doi.org/10.1111/pops.12409</w:t>
      </w:r>
      <w:r>
        <w:rPr>
          <w:rStyle w:val="Hipervnculo"/>
          <w:lang w:val="es-CL"/>
        </w:rPr>
        <w:fldChar w:fldCharType="end"/>
      </w:r>
    </w:p>
    <w:p w14:paraId="3C308EB5" w14:textId="77777777" w:rsidR="00A7296A" w:rsidRPr="00797BB9" w:rsidRDefault="00000000">
      <w:pPr>
        <w:pStyle w:val="Bibliografa"/>
        <w:rPr>
          <w:lang w:val="es-CL"/>
        </w:rPr>
      </w:pPr>
      <w:bookmarkStart w:id="582" w:name="ref-cep"/>
      <w:bookmarkEnd w:id="580"/>
      <w:r w:rsidRPr="00797BB9">
        <w:rPr>
          <w:lang w:val="es-CL"/>
        </w:rPr>
        <w:t xml:space="preserve">CEP. (2023). </w:t>
      </w:r>
      <w:r w:rsidRPr="00797BB9">
        <w:rPr>
          <w:i/>
          <w:iCs/>
          <w:lang w:val="es-CL"/>
        </w:rPr>
        <w:t>Encuesta CEP N</w:t>
      </w:r>
      <m:oMath>
        <m:sSup>
          <m:sSupPr>
            <m:ctrlPr>
              <w:rPr>
                <w:rFonts w:ascii="Cambria Math" w:hAnsi="Cambria Math"/>
              </w:rPr>
            </m:ctrlPr>
          </m:sSupPr>
          <m:e>
            <m:r>
              <w:rPr>
                <w:rFonts w:ascii="Cambria Math" w:hAnsi="Cambria Math"/>
                <w:lang w:val="es-CL"/>
              </w:rPr>
              <m:t>​</m:t>
            </m:r>
          </m:e>
          <m:sup>
            <m:r>
              <m:rPr>
                <m:sty m:val="p"/>
              </m:rPr>
              <w:rPr>
                <w:rFonts w:ascii="Cambria Math" w:hAnsi="Cambria Math"/>
                <w:lang w:val="es-CL"/>
              </w:rPr>
              <m:t>∘</m:t>
            </m:r>
          </m:sup>
        </m:sSup>
      </m:oMath>
      <w:r w:rsidRPr="00797BB9">
        <w:rPr>
          <w:i/>
          <w:iCs/>
          <w:lang w:val="es-CL"/>
        </w:rPr>
        <w:t>88, Noviembre-Diciembre 2022</w:t>
      </w:r>
      <w:r w:rsidRPr="00797BB9">
        <w:rPr>
          <w:lang w:val="es-CL"/>
        </w:rPr>
        <w:t>. Centro de Estudios Públicos.</w:t>
      </w:r>
    </w:p>
    <w:p w14:paraId="2DDF778B" w14:textId="77777777" w:rsidR="00A7296A" w:rsidRPr="00797BB9" w:rsidRDefault="00000000">
      <w:pPr>
        <w:pStyle w:val="Bibliografa"/>
        <w:rPr>
          <w:lang w:val="es-CL"/>
        </w:rPr>
      </w:pPr>
      <w:bookmarkStart w:id="583" w:name="ref-cerc-mori"/>
      <w:bookmarkEnd w:id="582"/>
      <w:r w:rsidRPr="00797BB9">
        <w:rPr>
          <w:lang w:val="es-CL"/>
        </w:rPr>
        <w:t xml:space="preserve">CERC-MORI. (2023). </w:t>
      </w:r>
      <w:r w:rsidRPr="00797BB9">
        <w:rPr>
          <w:i/>
          <w:iCs/>
          <w:lang w:val="es-CL"/>
        </w:rPr>
        <w:t>Chile a la sombra de Pinochet. La opinión pública sobre la "Era de Pinochet" 1973-2022</w:t>
      </w:r>
      <w:r w:rsidRPr="00797BB9">
        <w:rPr>
          <w:lang w:val="es-CL"/>
        </w:rPr>
        <w:t xml:space="preserve">. MORI </w:t>
      </w:r>
      <w:proofErr w:type="spellStart"/>
      <w:r w:rsidRPr="00797BB9">
        <w:rPr>
          <w:lang w:val="es-CL"/>
        </w:rPr>
        <w:t>Market</w:t>
      </w:r>
      <w:proofErr w:type="spellEnd"/>
      <w:r w:rsidRPr="00797BB9">
        <w:rPr>
          <w:lang w:val="es-CL"/>
        </w:rPr>
        <w:t xml:space="preserve"> </w:t>
      </w:r>
      <w:proofErr w:type="spellStart"/>
      <w:r w:rsidRPr="00797BB9">
        <w:rPr>
          <w:lang w:val="es-CL"/>
        </w:rPr>
        <w:t>Opinion</w:t>
      </w:r>
      <w:proofErr w:type="spellEnd"/>
      <w:r w:rsidRPr="00797BB9">
        <w:rPr>
          <w:lang w:val="es-CL"/>
        </w:rPr>
        <w:t xml:space="preserve"> </w:t>
      </w:r>
      <w:proofErr w:type="spellStart"/>
      <w:r w:rsidRPr="00797BB9">
        <w:rPr>
          <w:lang w:val="es-CL"/>
        </w:rPr>
        <w:t>Research</w:t>
      </w:r>
      <w:proofErr w:type="spellEnd"/>
      <w:r w:rsidRPr="00797BB9">
        <w:rPr>
          <w:lang w:val="es-CL"/>
        </w:rPr>
        <w:t xml:space="preserve"> International.</w:t>
      </w:r>
    </w:p>
    <w:p w14:paraId="70F9D567" w14:textId="77777777" w:rsidR="00A7296A" w:rsidRPr="00797BB9" w:rsidRDefault="00000000">
      <w:pPr>
        <w:pStyle w:val="Bibliografa"/>
        <w:rPr>
          <w:lang w:val="es-CL"/>
        </w:rPr>
      </w:pPr>
      <w:bookmarkStart w:id="584" w:name="ref-coes2023"/>
      <w:bookmarkEnd w:id="583"/>
      <w:r w:rsidRPr="00797BB9">
        <w:rPr>
          <w:lang w:val="es-CL"/>
        </w:rPr>
        <w:t xml:space="preserve">COES. (2023). </w:t>
      </w:r>
      <w:r w:rsidRPr="00797BB9">
        <w:rPr>
          <w:i/>
          <w:iCs/>
          <w:lang w:val="es-CL"/>
        </w:rPr>
        <w:t>Radiografía del Cambio Social en Chile 2016-2022. Estudio Longitudinal Social de Chile. Presentación de Resultados COES.</w:t>
      </w:r>
      <w:r w:rsidRPr="00797BB9">
        <w:rPr>
          <w:lang w:val="es-CL"/>
        </w:rPr>
        <w:t xml:space="preserve"> Centro de Estudios de Conflicto y Cohesión Social.</w:t>
      </w:r>
    </w:p>
    <w:p w14:paraId="3B7CBC51" w14:textId="77777777" w:rsidR="00A7296A" w:rsidRDefault="00000000">
      <w:pPr>
        <w:pStyle w:val="Bibliografa"/>
      </w:pPr>
      <w:bookmarkStart w:id="585" w:name="ref-collins2010"/>
      <w:bookmarkEnd w:id="584"/>
      <w:r>
        <w:t xml:space="preserve">Collins, L., &amp; Lanza, S. (2010). </w:t>
      </w:r>
      <w:r>
        <w:rPr>
          <w:i/>
          <w:iCs/>
        </w:rPr>
        <w:t>Latent class and latent tansition analysis.</w:t>
      </w:r>
      <w:r>
        <w:t xml:space="preserve"> Wiley.</w:t>
      </w:r>
    </w:p>
    <w:p w14:paraId="3B51387B" w14:textId="77777777" w:rsidR="00A7296A" w:rsidRDefault="00000000">
      <w:pPr>
        <w:pStyle w:val="Bibliografa"/>
      </w:pPr>
      <w:bookmarkStart w:id="586" w:name="ref-cortois2018"/>
      <w:bookmarkEnd w:id="585"/>
      <w:r>
        <w:t xml:space="preserve">Cortois, L., &amp; Laermans, R. (2018). Rethinking individualization: The basic script and the three variants of institutionalized individualism. </w:t>
      </w:r>
      <w:r>
        <w:rPr>
          <w:i/>
          <w:iCs/>
        </w:rPr>
        <w:t>European Journal of Social Theory</w:t>
      </w:r>
      <w:r>
        <w:t xml:space="preserve">, </w:t>
      </w:r>
      <w:r>
        <w:rPr>
          <w:i/>
          <w:iCs/>
        </w:rPr>
        <w:t>21</w:t>
      </w:r>
      <w:r>
        <w:t xml:space="preserve">(1), 60–78. </w:t>
      </w:r>
      <w:hyperlink r:id="rId23">
        <w:r>
          <w:rPr>
            <w:rStyle w:val="Hipervnculo"/>
          </w:rPr>
          <w:t>https://doi.org/10.1177/1368431017698474</w:t>
        </w:r>
      </w:hyperlink>
    </w:p>
    <w:p w14:paraId="35F0A458" w14:textId="77777777" w:rsidR="00A7296A" w:rsidRDefault="00000000">
      <w:pPr>
        <w:pStyle w:val="Bibliografa"/>
      </w:pPr>
      <w:bookmarkStart w:id="587" w:name="ref-crimston2022"/>
      <w:bookmarkEnd w:id="586"/>
      <w:r>
        <w:t xml:space="preserve">Crimston, C. R., Selvanathan, H. P., &amp; Jetten, J. (2022). Moral Polarization Predicts Support for Authoritarian and Progressive Strong Leaders via the Perceived Breakdown of Society. </w:t>
      </w:r>
      <w:r>
        <w:rPr>
          <w:i/>
          <w:iCs/>
        </w:rPr>
        <w:t>Political Psychology</w:t>
      </w:r>
      <w:r>
        <w:t xml:space="preserve">, </w:t>
      </w:r>
      <w:r>
        <w:rPr>
          <w:i/>
          <w:iCs/>
        </w:rPr>
        <w:t>43</w:t>
      </w:r>
      <w:r>
        <w:t xml:space="preserve">(4), 671–691. </w:t>
      </w:r>
      <w:hyperlink r:id="rId24">
        <w:r>
          <w:rPr>
            <w:rStyle w:val="Hipervnculo"/>
          </w:rPr>
          <w:t>https://doi.org/10.1111/pops.12787</w:t>
        </w:r>
      </w:hyperlink>
    </w:p>
    <w:p w14:paraId="6BDD9FC1" w14:textId="77777777" w:rsidR="00A7296A" w:rsidRDefault="00000000">
      <w:pPr>
        <w:pStyle w:val="Bibliografa"/>
      </w:pPr>
      <w:bookmarkStart w:id="588" w:name="ref-cross2011"/>
      <w:bookmarkEnd w:id="587"/>
      <w:r>
        <w:t xml:space="preserve">Cross, S. E., Hardin, E. E., &amp; Gercek-Swing, B. (2011). The </w:t>
      </w:r>
      <w:r>
        <w:rPr>
          <w:i/>
          <w:iCs/>
        </w:rPr>
        <w:t>What,</w:t>
      </w:r>
      <w:r>
        <w:t xml:space="preserve"> </w:t>
      </w:r>
      <w:r>
        <w:rPr>
          <w:i/>
          <w:iCs/>
        </w:rPr>
        <w:t>How,</w:t>
      </w:r>
      <w:r>
        <w:t xml:space="preserve"> </w:t>
      </w:r>
      <w:r>
        <w:rPr>
          <w:i/>
          <w:iCs/>
        </w:rPr>
        <w:t>Why, and</w:t>
      </w:r>
      <w:r>
        <w:t xml:space="preserve"> </w:t>
      </w:r>
      <w:r>
        <w:rPr>
          <w:i/>
          <w:iCs/>
        </w:rPr>
        <w:t>Where</w:t>
      </w:r>
      <w:r>
        <w:t xml:space="preserve"> of Self-Construal. </w:t>
      </w:r>
      <w:r>
        <w:rPr>
          <w:i/>
          <w:iCs/>
        </w:rPr>
        <w:t>Personality and Social Psychology Review</w:t>
      </w:r>
      <w:r>
        <w:t xml:space="preserve">, </w:t>
      </w:r>
      <w:r>
        <w:rPr>
          <w:i/>
          <w:iCs/>
        </w:rPr>
        <w:t>15</w:t>
      </w:r>
      <w:r>
        <w:t xml:space="preserve">(2), 142–179. </w:t>
      </w:r>
      <w:hyperlink r:id="rId25">
        <w:r>
          <w:rPr>
            <w:rStyle w:val="Hipervnculo"/>
          </w:rPr>
          <w:t>https://doi.org/10.1177/1088868310373752</w:t>
        </w:r>
      </w:hyperlink>
    </w:p>
    <w:p w14:paraId="30469C83" w14:textId="77777777" w:rsidR="00A7296A" w:rsidRDefault="00000000">
      <w:pPr>
        <w:pStyle w:val="Bibliografa"/>
      </w:pPr>
      <w:bookmarkStart w:id="589" w:name="ref-deppisch2022"/>
      <w:bookmarkEnd w:id="588"/>
      <w:r>
        <w:t xml:space="preserve">Deppisch, L., Osigus, T., &amp; Klärner, A. (2022). How Rural is Rural Populism? On the Spatial Understanding of Rurality for Analyses of Right-wing Populist Election Success in Germany*. </w:t>
      </w:r>
      <w:r>
        <w:rPr>
          <w:i/>
          <w:iCs/>
        </w:rPr>
        <w:t>Rural Sociology</w:t>
      </w:r>
      <w:r>
        <w:t xml:space="preserve">, </w:t>
      </w:r>
      <w:r>
        <w:rPr>
          <w:i/>
          <w:iCs/>
        </w:rPr>
        <w:t>87</w:t>
      </w:r>
      <w:r>
        <w:t xml:space="preserve">(S1), 692–714. </w:t>
      </w:r>
      <w:hyperlink r:id="rId26">
        <w:r>
          <w:rPr>
            <w:rStyle w:val="Hipervnculo"/>
          </w:rPr>
          <w:t>https://doi.org/10.1111/ruso.12397</w:t>
        </w:r>
      </w:hyperlink>
    </w:p>
    <w:p w14:paraId="1FEF0890" w14:textId="77777777" w:rsidR="00A7296A" w:rsidRDefault="00000000">
      <w:pPr>
        <w:pStyle w:val="Bibliografa"/>
      </w:pPr>
      <w:bookmarkStart w:id="590" w:name="ref-diaz2023"/>
      <w:bookmarkEnd w:id="589"/>
      <w:r>
        <w:t xml:space="preserve">Díaz, C., Rovira Kaltwasser, C., &amp; Zanotti, L. (2023). The arrival of the populist radical right in Chile: José Antonio Kast and the “Partido Republicano.” </w:t>
      </w:r>
      <w:r>
        <w:rPr>
          <w:i/>
          <w:iCs/>
        </w:rPr>
        <w:t>Journal of Language and Politics</w:t>
      </w:r>
      <w:r>
        <w:t xml:space="preserve">, </w:t>
      </w:r>
      <w:r>
        <w:rPr>
          <w:i/>
          <w:iCs/>
        </w:rPr>
        <w:t>22</w:t>
      </w:r>
      <w:r>
        <w:t xml:space="preserve">(3), 342–359. </w:t>
      </w:r>
      <w:hyperlink r:id="rId27">
        <w:r>
          <w:rPr>
            <w:rStyle w:val="Hipervnculo"/>
          </w:rPr>
          <w:t>https://doi.org/10.1075/jlp.22131.dia</w:t>
        </w:r>
      </w:hyperlink>
    </w:p>
    <w:p w14:paraId="30282DEB" w14:textId="77777777" w:rsidR="00A7296A" w:rsidRDefault="00000000">
      <w:pPr>
        <w:pStyle w:val="Bibliografa"/>
      </w:pPr>
      <w:bookmarkStart w:id="591" w:name="ref-donovan2019"/>
      <w:bookmarkEnd w:id="590"/>
      <w:r>
        <w:lastRenderedPageBreak/>
        <w:t xml:space="preserve">Donovan, T. (2019). Authoritarian attitudes and support for radical right populists. </w:t>
      </w:r>
      <w:r>
        <w:rPr>
          <w:i/>
          <w:iCs/>
        </w:rPr>
        <w:t>Journal of Elections, Public Opinion and Parties</w:t>
      </w:r>
      <w:r>
        <w:t xml:space="preserve">, </w:t>
      </w:r>
      <w:r>
        <w:rPr>
          <w:i/>
          <w:iCs/>
        </w:rPr>
        <w:t>29</w:t>
      </w:r>
      <w:r>
        <w:t xml:space="preserve">(4), 448–464. </w:t>
      </w:r>
      <w:hyperlink r:id="rId28">
        <w:r>
          <w:rPr>
            <w:rStyle w:val="Hipervnculo"/>
          </w:rPr>
          <w:t>https://doi.org/10.1080/17457289.2019.1666270</w:t>
        </w:r>
      </w:hyperlink>
    </w:p>
    <w:p w14:paraId="10764D4B" w14:textId="77777777" w:rsidR="00A7296A" w:rsidRDefault="00000000">
      <w:pPr>
        <w:pStyle w:val="Bibliografa"/>
      </w:pPr>
      <w:bookmarkStart w:id="592" w:name="ref-donovan2021"/>
      <w:bookmarkEnd w:id="591"/>
      <w:r>
        <w:t xml:space="preserve">Donovan, T. (2021). Right populist parties and support for strong leaders. </w:t>
      </w:r>
      <w:r>
        <w:rPr>
          <w:i/>
          <w:iCs/>
        </w:rPr>
        <w:t>Party Politics</w:t>
      </w:r>
      <w:r>
        <w:t xml:space="preserve">, </w:t>
      </w:r>
      <w:r>
        <w:rPr>
          <w:i/>
          <w:iCs/>
        </w:rPr>
        <w:t>27</w:t>
      </w:r>
      <w:r>
        <w:t xml:space="preserve">(5), 858–869. </w:t>
      </w:r>
      <w:hyperlink r:id="rId29">
        <w:r>
          <w:rPr>
            <w:rStyle w:val="Hipervnculo"/>
          </w:rPr>
          <w:t>https://doi.org/10.1177/1354068820920853</w:t>
        </w:r>
      </w:hyperlink>
    </w:p>
    <w:p w14:paraId="257FDD36" w14:textId="77777777" w:rsidR="00A7296A" w:rsidRDefault="00000000">
      <w:pPr>
        <w:pStyle w:val="Bibliografa"/>
      </w:pPr>
      <w:bookmarkStart w:id="593" w:name="ref-eskelinen2020"/>
      <w:bookmarkEnd w:id="592"/>
      <w:r>
        <w:t xml:space="preserve">Eskelinen, V., &amp; Verkuyten, M. (2020). Support for democracy and liberal sexual mores among Muslims in Western Europe. </w:t>
      </w:r>
      <w:r>
        <w:rPr>
          <w:i/>
          <w:iCs/>
        </w:rPr>
        <w:t>Journal of Ethnic and Migration Studies</w:t>
      </w:r>
      <w:r>
        <w:t xml:space="preserve">, </w:t>
      </w:r>
      <w:r>
        <w:rPr>
          <w:i/>
          <w:iCs/>
        </w:rPr>
        <w:t>46</w:t>
      </w:r>
      <w:r>
        <w:t xml:space="preserve">(11), 2346–2366. </w:t>
      </w:r>
      <w:hyperlink r:id="rId30">
        <w:r>
          <w:rPr>
            <w:rStyle w:val="Hipervnculo"/>
          </w:rPr>
          <w:t>https://doi.org/10.1080/1369183X.2018.1521715</w:t>
        </w:r>
      </w:hyperlink>
    </w:p>
    <w:p w14:paraId="3556257A" w14:textId="77777777" w:rsidR="00A7296A" w:rsidRDefault="00000000">
      <w:pPr>
        <w:pStyle w:val="Bibliografa"/>
      </w:pPr>
      <w:bookmarkStart w:id="594" w:name="ref-fernandes2019"/>
      <w:bookmarkEnd w:id="593"/>
      <w:proofErr w:type="spellStart"/>
      <w:r w:rsidRPr="00797BB9">
        <w:rPr>
          <w:lang w:val="es-CL"/>
        </w:rPr>
        <w:t>Fernandes</w:t>
      </w:r>
      <w:proofErr w:type="spellEnd"/>
      <w:r w:rsidRPr="00797BB9">
        <w:rPr>
          <w:lang w:val="es-CL"/>
        </w:rPr>
        <w:t xml:space="preserve">, A., </w:t>
      </w:r>
      <w:proofErr w:type="spellStart"/>
      <w:r w:rsidRPr="00797BB9">
        <w:rPr>
          <w:lang w:val="es-CL"/>
        </w:rPr>
        <w:t>Malaquias</w:t>
      </w:r>
      <w:proofErr w:type="spellEnd"/>
      <w:r w:rsidRPr="00797BB9">
        <w:rPr>
          <w:lang w:val="es-CL"/>
        </w:rPr>
        <w:t xml:space="preserve">, C., Figueiredo, D., Da Rocha, E., &amp; Lins, R. (2019). </w:t>
      </w:r>
      <w:r>
        <w:t xml:space="preserve">Why Quantitative Variables Should Not Be Recoded as Categorical. </w:t>
      </w:r>
      <w:r>
        <w:rPr>
          <w:i/>
          <w:iCs/>
        </w:rPr>
        <w:t>Journal of Applied Mathematics and Physics</w:t>
      </w:r>
      <w:r>
        <w:t xml:space="preserve">, </w:t>
      </w:r>
      <w:r>
        <w:rPr>
          <w:i/>
          <w:iCs/>
        </w:rPr>
        <w:t>07</w:t>
      </w:r>
      <w:r>
        <w:t xml:space="preserve">(07), 1519–1530. </w:t>
      </w:r>
      <w:hyperlink r:id="rId31">
        <w:r>
          <w:rPr>
            <w:rStyle w:val="Hipervnculo"/>
          </w:rPr>
          <w:t>https://doi.org/10.4236/jamp.2019.77103</w:t>
        </w:r>
      </w:hyperlink>
    </w:p>
    <w:p w14:paraId="44E89063" w14:textId="77777777" w:rsidR="00A7296A" w:rsidRDefault="00000000">
      <w:pPr>
        <w:pStyle w:val="Bibliografa"/>
      </w:pPr>
      <w:bookmarkStart w:id="595" w:name="ref-gauthier2021"/>
      <w:bookmarkEnd w:id="594"/>
      <w:r>
        <w:t xml:space="preserve">Gauthier, F. (2021). Authenticity, Consumer Culture and Charismatic Authority </w:t>
      </w:r>
      <w:r>
        <w:rPr>
          <w:vertAlign w:val="superscript"/>
        </w:rPr>
        <w:t>1</w:t>
      </w:r>
      <w:r>
        <w:t xml:space="preserve">. </w:t>
      </w:r>
      <w:r>
        <w:rPr>
          <w:i/>
          <w:iCs/>
        </w:rPr>
        <w:t>Studies in Religion/Sciences Religieuses</w:t>
      </w:r>
      <w:r>
        <w:t xml:space="preserve">, </w:t>
      </w:r>
      <w:r>
        <w:rPr>
          <w:i/>
          <w:iCs/>
        </w:rPr>
        <w:t>50</w:t>
      </w:r>
      <w:r>
        <w:t xml:space="preserve">(1), 27–49. </w:t>
      </w:r>
      <w:hyperlink r:id="rId32">
        <w:r>
          <w:rPr>
            <w:rStyle w:val="Hipervnculo"/>
          </w:rPr>
          <w:t>https://doi.org/10.1177/0008429820920885</w:t>
        </w:r>
      </w:hyperlink>
    </w:p>
    <w:p w14:paraId="28F8025A" w14:textId="77777777" w:rsidR="00A7296A" w:rsidRDefault="00000000">
      <w:pPr>
        <w:pStyle w:val="Bibliografa"/>
      </w:pPr>
      <w:bookmarkStart w:id="596" w:name="ref-gelfand1996"/>
      <w:bookmarkEnd w:id="595"/>
      <w:r>
        <w:t xml:space="preserve">Gelfand, M. J., Triandis, H. C., &amp; Chan, D. K.-S. (1996). Individualism versus collectivism or versus authoritarianism? </w:t>
      </w:r>
      <w:r>
        <w:rPr>
          <w:i/>
          <w:iCs/>
        </w:rPr>
        <w:t>European Journal of Social Psychology</w:t>
      </w:r>
      <w:r>
        <w:t xml:space="preserve">, </w:t>
      </w:r>
      <w:r>
        <w:rPr>
          <w:i/>
          <w:iCs/>
        </w:rPr>
        <w:t>26</w:t>
      </w:r>
      <w:r>
        <w:t xml:space="preserve">(3), 397–410. </w:t>
      </w:r>
      <w:hyperlink r:id="rId33">
        <w:r>
          <w:rPr>
            <w:rStyle w:val="Hipervnculo"/>
          </w:rPr>
          <w:t>https://doi.org/10.1002/(SICI)1099-0992(199605)26:3&lt;397::AID-EJSP763&gt;3.0.CO;2-J</w:t>
        </w:r>
      </w:hyperlink>
    </w:p>
    <w:p w14:paraId="4D7F0F1C" w14:textId="77777777" w:rsidR="00A7296A" w:rsidRDefault="00000000">
      <w:pPr>
        <w:pStyle w:val="Bibliografa"/>
      </w:pPr>
      <w:bookmarkStart w:id="597" w:name="ref-gidron2020"/>
      <w:bookmarkEnd w:id="596"/>
      <w:r>
        <w:t xml:space="preserve">Gidron, N., &amp; Hall, P. A. (2020). Populism as a Problem of Social Integration. </w:t>
      </w:r>
      <w:r>
        <w:rPr>
          <w:i/>
          <w:iCs/>
        </w:rPr>
        <w:t>Comparative Political Studies</w:t>
      </w:r>
      <w:r>
        <w:t xml:space="preserve">, </w:t>
      </w:r>
      <w:r>
        <w:rPr>
          <w:i/>
          <w:iCs/>
        </w:rPr>
        <w:t>53</w:t>
      </w:r>
      <w:r>
        <w:t xml:space="preserve">(7), 1027–1059. </w:t>
      </w:r>
      <w:hyperlink r:id="rId34">
        <w:r>
          <w:rPr>
            <w:rStyle w:val="Hipervnculo"/>
          </w:rPr>
          <w:t>https://doi.org/10.1177/0010414019879947</w:t>
        </w:r>
      </w:hyperlink>
    </w:p>
    <w:p w14:paraId="1E738BE7" w14:textId="77777777" w:rsidR="00A7296A" w:rsidRDefault="00000000">
      <w:pPr>
        <w:pStyle w:val="Bibliografa"/>
      </w:pPr>
      <w:bookmarkStart w:id="598" w:name="ref-harms2018"/>
      <w:bookmarkEnd w:id="597"/>
      <w:r>
        <w:t xml:space="preserve">Harms, P. D., Wood, D., Landay, K., Lester, P. B., &amp; Vogelgesang Lester, G. (2018). Autocratic leaders and authoritarian followers revisited: A review and agenda for the future. </w:t>
      </w:r>
      <w:r>
        <w:rPr>
          <w:i/>
          <w:iCs/>
        </w:rPr>
        <w:t>The Leadership Quarterly</w:t>
      </w:r>
      <w:r>
        <w:t xml:space="preserve">, </w:t>
      </w:r>
      <w:r>
        <w:rPr>
          <w:i/>
          <w:iCs/>
        </w:rPr>
        <w:t>29</w:t>
      </w:r>
      <w:r>
        <w:t xml:space="preserve">(1), 105–122. </w:t>
      </w:r>
      <w:hyperlink r:id="rId35">
        <w:r>
          <w:rPr>
            <w:rStyle w:val="Hipervnculo"/>
          </w:rPr>
          <w:t>https://doi.org/10.1016/j.leaqua.2017.12.007</w:t>
        </w:r>
      </w:hyperlink>
    </w:p>
    <w:p w14:paraId="51CAD184" w14:textId="77777777" w:rsidR="00A7296A" w:rsidRDefault="00000000">
      <w:pPr>
        <w:pStyle w:val="Bibliografa"/>
      </w:pPr>
      <w:bookmarkStart w:id="599" w:name="ref-hogg2021"/>
      <w:bookmarkEnd w:id="598"/>
      <w:r>
        <w:t xml:space="preserve">Hogg, M. A. (2021). Uncertain Self in a Changing World: A Foundation for Radicalisation, Populism, and Autocratic Leadership. </w:t>
      </w:r>
      <w:r>
        <w:rPr>
          <w:i/>
          <w:iCs/>
        </w:rPr>
        <w:t>European Review of Social Psychology</w:t>
      </w:r>
      <w:r>
        <w:t xml:space="preserve">, </w:t>
      </w:r>
      <w:r>
        <w:rPr>
          <w:i/>
          <w:iCs/>
        </w:rPr>
        <w:t>32</w:t>
      </w:r>
      <w:r>
        <w:t xml:space="preserve">(2), 235–268. </w:t>
      </w:r>
      <w:hyperlink r:id="rId36">
        <w:r>
          <w:rPr>
            <w:rStyle w:val="Hipervnculo"/>
          </w:rPr>
          <w:t>https://doi.org/10.1080/10463283.2020.1827628</w:t>
        </w:r>
      </w:hyperlink>
    </w:p>
    <w:p w14:paraId="6CD4A26C" w14:textId="77777777" w:rsidR="00A7296A" w:rsidRDefault="00000000">
      <w:pPr>
        <w:pStyle w:val="Bibliografa"/>
      </w:pPr>
      <w:bookmarkStart w:id="600" w:name="ref-hogg2013"/>
      <w:bookmarkEnd w:id="599"/>
      <w:r>
        <w:t xml:space="preserve">Hogg, M. A., &amp; Adelman, J. (2013). Uncertainty–Identity Theory: Extreme Groups, Radical Behavior, and Authoritarian Leadership. </w:t>
      </w:r>
      <w:r>
        <w:rPr>
          <w:i/>
          <w:iCs/>
        </w:rPr>
        <w:t>Journal of Social Issues</w:t>
      </w:r>
      <w:r>
        <w:t xml:space="preserve">, </w:t>
      </w:r>
      <w:r>
        <w:rPr>
          <w:i/>
          <w:iCs/>
        </w:rPr>
        <w:t>69</w:t>
      </w:r>
      <w:r>
        <w:t xml:space="preserve">(3), 436–454. </w:t>
      </w:r>
      <w:hyperlink r:id="rId37">
        <w:r>
          <w:rPr>
            <w:rStyle w:val="Hipervnculo"/>
          </w:rPr>
          <w:t>https://doi.org/10.1111/josi.12023</w:t>
        </w:r>
      </w:hyperlink>
    </w:p>
    <w:p w14:paraId="3467F189" w14:textId="77777777" w:rsidR="00A7296A" w:rsidRDefault="00000000">
      <w:pPr>
        <w:pStyle w:val="Bibliografa"/>
      </w:pPr>
      <w:bookmarkStart w:id="601" w:name="ref-illouz2020"/>
      <w:bookmarkEnd w:id="600"/>
      <w:r>
        <w:t xml:space="preserve">Illouz, E. (2020). </w:t>
      </w:r>
      <w:r w:rsidRPr="00797BB9">
        <w:rPr>
          <w:i/>
          <w:iCs/>
          <w:lang w:val="es-CL"/>
        </w:rPr>
        <w:t>El fin del amor. Una sociología de las relaciones negativas.</w:t>
      </w:r>
      <w:r w:rsidRPr="00797BB9">
        <w:rPr>
          <w:lang w:val="es-CL"/>
        </w:rPr>
        <w:t xml:space="preserve"> </w:t>
      </w:r>
      <w:r>
        <w:t>Katz.</w:t>
      </w:r>
    </w:p>
    <w:p w14:paraId="12A9E89E" w14:textId="77777777" w:rsidR="00A7296A" w:rsidRDefault="00000000">
      <w:pPr>
        <w:pStyle w:val="Bibliografa"/>
      </w:pPr>
      <w:bookmarkStart w:id="602" w:name="ref-kang2018"/>
      <w:bookmarkEnd w:id="601"/>
      <w:r>
        <w:t xml:space="preserve">Kang, Y., &amp; Lee, D. (2018). Delegative democratic attitudes: Theory and evidence from the Asian barometer survey. </w:t>
      </w:r>
      <w:r>
        <w:rPr>
          <w:i/>
          <w:iCs/>
        </w:rPr>
        <w:t>International Political Science Review</w:t>
      </w:r>
      <w:r>
        <w:t xml:space="preserve">, </w:t>
      </w:r>
      <w:r>
        <w:rPr>
          <w:i/>
          <w:iCs/>
        </w:rPr>
        <w:t>39</w:t>
      </w:r>
      <w:r>
        <w:t xml:space="preserve">(4), 455–472. </w:t>
      </w:r>
      <w:hyperlink r:id="rId38">
        <w:r>
          <w:rPr>
            <w:rStyle w:val="Hipervnculo"/>
          </w:rPr>
          <w:t>https://doi.org/10.1177/0192512117702755</w:t>
        </w:r>
      </w:hyperlink>
    </w:p>
    <w:p w14:paraId="1B4DB2B1" w14:textId="77777777" w:rsidR="00A7296A" w:rsidRDefault="00000000">
      <w:pPr>
        <w:pStyle w:val="Bibliografa"/>
      </w:pPr>
      <w:bookmarkStart w:id="603" w:name="ref-kemmelmeier2003"/>
      <w:bookmarkEnd w:id="602"/>
      <w:r>
        <w:lastRenderedPageBreak/>
        <w:t xml:space="preserve">Kemmelmeier, M., Burnstein, E., Krumov, K., Genkova, P., Kanagawa, C., Hirshberg, M. S., Erb, H.-P., Wieczorkowska, G., &amp; Noels, K. A. (2003). Individualism, Collectivism, and Authoritarianism in Seven Societies. </w:t>
      </w:r>
      <w:r>
        <w:rPr>
          <w:i/>
          <w:iCs/>
        </w:rPr>
        <w:t>Journal of Cross-Cultural Psychology</w:t>
      </w:r>
      <w:r>
        <w:t xml:space="preserve">, </w:t>
      </w:r>
      <w:r>
        <w:rPr>
          <w:i/>
          <w:iCs/>
        </w:rPr>
        <w:t>34</w:t>
      </w:r>
      <w:r>
        <w:t xml:space="preserve">(3), 304–322. </w:t>
      </w:r>
      <w:hyperlink r:id="rId39">
        <w:r>
          <w:rPr>
            <w:rStyle w:val="Hipervnculo"/>
          </w:rPr>
          <w:t>https://doi.org/10.1177/0022022103034003005</w:t>
        </w:r>
      </w:hyperlink>
    </w:p>
    <w:p w14:paraId="0ECCFA1C" w14:textId="77777777" w:rsidR="00A7296A" w:rsidRDefault="00000000">
      <w:pPr>
        <w:pStyle w:val="Bibliografa"/>
      </w:pPr>
      <w:bookmarkStart w:id="604" w:name="ref-kendall-taylor2017"/>
      <w:bookmarkEnd w:id="603"/>
      <w:r>
        <w:t xml:space="preserve">Kendall-Taylor, A., Frantz, E., &amp; Wright, J. (2017). The Global Rise of Personalized Politics: It’s Not Just Dictators Anymore. </w:t>
      </w:r>
      <w:r>
        <w:rPr>
          <w:i/>
          <w:iCs/>
        </w:rPr>
        <w:t>The Washington Quarterly</w:t>
      </w:r>
      <w:r>
        <w:t xml:space="preserve">, </w:t>
      </w:r>
      <w:r>
        <w:rPr>
          <w:i/>
          <w:iCs/>
        </w:rPr>
        <w:t>40</w:t>
      </w:r>
      <w:r>
        <w:t xml:space="preserve">(1), 7–19. </w:t>
      </w:r>
      <w:hyperlink r:id="rId40">
        <w:r>
          <w:rPr>
            <w:rStyle w:val="Hipervnculo"/>
          </w:rPr>
          <w:t>https://doi.org/10.1080/0163660X.2017.1302735</w:t>
        </w:r>
      </w:hyperlink>
    </w:p>
    <w:p w14:paraId="68A3B46C" w14:textId="77777777" w:rsidR="00A7296A" w:rsidRDefault="00000000">
      <w:pPr>
        <w:pStyle w:val="Bibliografa"/>
      </w:pPr>
      <w:bookmarkStart w:id="605" w:name="ref-kolstad2009"/>
      <w:bookmarkEnd w:id="604"/>
      <w:r>
        <w:t xml:space="preserve">Kolstad, A., &amp; Horpestad, S. (2009). Self-Construal in Chile and Norway: Implications for Cultural Differences in Individualism and Collectivism. </w:t>
      </w:r>
      <w:r>
        <w:rPr>
          <w:i/>
          <w:iCs/>
        </w:rPr>
        <w:t>Journal of Cross-Cultural Psychology</w:t>
      </w:r>
      <w:r>
        <w:t xml:space="preserve">, </w:t>
      </w:r>
      <w:r>
        <w:rPr>
          <w:i/>
          <w:iCs/>
        </w:rPr>
        <w:t>40</w:t>
      </w:r>
      <w:r>
        <w:t xml:space="preserve">(2), 275–281. </w:t>
      </w:r>
      <w:hyperlink r:id="rId41">
        <w:r>
          <w:rPr>
            <w:rStyle w:val="Hipervnculo"/>
          </w:rPr>
          <w:t>https://doi.org/10.1177/0022022108328917</w:t>
        </w:r>
      </w:hyperlink>
    </w:p>
    <w:p w14:paraId="6B4D9289" w14:textId="77777777" w:rsidR="00A7296A" w:rsidRDefault="00000000">
      <w:pPr>
        <w:pStyle w:val="Bibliografa"/>
      </w:pPr>
      <w:bookmarkStart w:id="606" w:name="ref-kyriacou2016"/>
      <w:bookmarkEnd w:id="605"/>
      <w:r>
        <w:t xml:space="preserve">Kyriacou, A. P. (2016). Individualism–collectivism, governance and economic development. </w:t>
      </w:r>
      <w:r>
        <w:rPr>
          <w:i/>
          <w:iCs/>
        </w:rPr>
        <w:t>European Journal of Political Economy</w:t>
      </w:r>
      <w:r>
        <w:t xml:space="preserve">, </w:t>
      </w:r>
      <w:r>
        <w:rPr>
          <w:i/>
          <w:iCs/>
        </w:rPr>
        <w:t>42</w:t>
      </w:r>
      <w:r>
        <w:t xml:space="preserve">, 91–104. </w:t>
      </w:r>
      <w:hyperlink r:id="rId42">
        <w:r>
          <w:rPr>
            <w:rStyle w:val="Hipervnculo"/>
          </w:rPr>
          <w:t>https://doi.org/10.1016/j.ejpoleco.2015.11.005</w:t>
        </w:r>
      </w:hyperlink>
    </w:p>
    <w:p w14:paraId="19FB82EA" w14:textId="77777777" w:rsidR="00A7296A" w:rsidRDefault="00000000">
      <w:pPr>
        <w:pStyle w:val="Bibliografa"/>
      </w:pPr>
      <w:bookmarkStart w:id="607" w:name="ref-lima2021"/>
      <w:bookmarkEnd w:id="606"/>
      <w:r>
        <w:t xml:space="preserve">Lima, M. E. O., De França, D. X., Jetten, J., Pereira, C. R., Wohl, M. J. A., Jasinskaja-Lahti, I., Hong, Y., Torres, A. R., Costa-Lopes, R., Ariyanto, A., Autin, F., Ayub, N., Badea, C., Besta, T., Butera, F., Fantini-Hauwel, C., Finchilescu, G., Gaertner, L., Gollwitzer, M., … Van Der Bles, A. M. (2021). Materialist and post-materialist concerns and the wish for a strong leader in 27 countries. </w:t>
      </w:r>
      <w:r>
        <w:rPr>
          <w:i/>
          <w:iCs/>
        </w:rPr>
        <w:t>Journal of Social and Political Psychology</w:t>
      </w:r>
      <w:r>
        <w:t xml:space="preserve">, </w:t>
      </w:r>
      <w:r>
        <w:rPr>
          <w:i/>
          <w:iCs/>
        </w:rPr>
        <w:t>9</w:t>
      </w:r>
      <w:r>
        <w:t xml:space="preserve">(1), 207–220. </w:t>
      </w:r>
      <w:hyperlink r:id="rId43">
        <w:r>
          <w:rPr>
            <w:rStyle w:val="Hipervnculo"/>
          </w:rPr>
          <w:t>https://doi.org/10.5964/jspp.6213</w:t>
        </w:r>
      </w:hyperlink>
    </w:p>
    <w:p w14:paraId="60DA091F" w14:textId="77777777" w:rsidR="00A7296A" w:rsidRDefault="00000000">
      <w:pPr>
        <w:pStyle w:val="Bibliografa"/>
      </w:pPr>
      <w:bookmarkStart w:id="608" w:name="ref-lindstaedt2021"/>
      <w:bookmarkEnd w:id="607"/>
      <w:r>
        <w:t xml:space="preserve">Lindstaedt, N. (2021). The Current Landscape. In </w:t>
      </w:r>
      <w:r>
        <w:rPr>
          <w:i/>
          <w:iCs/>
        </w:rPr>
        <w:t>Democratic Decay and Authoritarian Resurgence</w:t>
      </w:r>
      <w:r>
        <w:t xml:space="preserve"> (pp. 17–61). Bristol University Press.</w:t>
      </w:r>
    </w:p>
    <w:p w14:paraId="279CDA5B" w14:textId="77777777" w:rsidR="00A7296A" w:rsidRDefault="00000000">
      <w:pPr>
        <w:pStyle w:val="Bibliografa"/>
      </w:pPr>
      <w:bookmarkStart w:id="609" w:name="ref-linzer2011"/>
      <w:bookmarkEnd w:id="608"/>
      <w:r>
        <w:t xml:space="preserve">Linzer, D. A., &amp; Lewis, J. B. (2011). poLCA: An R Package for Polytomous Variable Latent Class Analysis. </w:t>
      </w:r>
      <w:r>
        <w:rPr>
          <w:i/>
          <w:iCs/>
        </w:rPr>
        <w:t>Journal of Statistical Software</w:t>
      </w:r>
      <w:r>
        <w:t xml:space="preserve">, </w:t>
      </w:r>
      <w:r>
        <w:rPr>
          <w:i/>
          <w:iCs/>
        </w:rPr>
        <w:t>42</w:t>
      </w:r>
      <w:r>
        <w:t xml:space="preserve">, 1–29. </w:t>
      </w:r>
      <w:hyperlink r:id="rId44">
        <w:r>
          <w:rPr>
            <w:rStyle w:val="Hipervnculo"/>
          </w:rPr>
          <w:t>https://doi.org/10.18637/jss.v042.i10</w:t>
        </w:r>
      </w:hyperlink>
    </w:p>
    <w:p w14:paraId="4771A4B5" w14:textId="77777777" w:rsidR="00A7296A" w:rsidRPr="00797BB9" w:rsidRDefault="00000000">
      <w:pPr>
        <w:pStyle w:val="Bibliografa"/>
        <w:rPr>
          <w:lang w:val="es-CL"/>
        </w:rPr>
      </w:pPr>
      <w:bookmarkStart w:id="610" w:name="ref-luna2016"/>
      <w:bookmarkEnd w:id="609"/>
      <w:r>
        <w:t xml:space="preserve">Luna, J. P. (2016). Chile’s Crisis of Representation. </w:t>
      </w:r>
      <w:r>
        <w:rPr>
          <w:i/>
          <w:iCs/>
        </w:rPr>
        <w:t>Journal of Democracy</w:t>
      </w:r>
      <w:r>
        <w:t xml:space="preserve">, </w:t>
      </w:r>
      <w:r>
        <w:rPr>
          <w:i/>
          <w:iCs/>
        </w:rPr>
        <w:t>27</w:t>
      </w:r>
      <w:r>
        <w:t xml:space="preserve">(3), 129–138. </w:t>
      </w:r>
      <w:hyperlink r:id="rId45">
        <w:r w:rsidRPr="00797BB9">
          <w:rPr>
            <w:rStyle w:val="Hipervnculo"/>
            <w:lang w:val="es-CL"/>
          </w:rPr>
          <w:t>https://doi.org/10.1353/jod.2016.0046</w:t>
        </w:r>
      </w:hyperlink>
    </w:p>
    <w:p w14:paraId="6DC890D0" w14:textId="77777777" w:rsidR="00A7296A" w:rsidRDefault="00000000">
      <w:pPr>
        <w:pStyle w:val="Bibliografa"/>
      </w:pPr>
      <w:bookmarkStart w:id="611" w:name="ref-marchlewska2019"/>
      <w:bookmarkEnd w:id="610"/>
      <w:proofErr w:type="spellStart"/>
      <w:r w:rsidRPr="00797BB9">
        <w:rPr>
          <w:lang w:val="es-CL"/>
        </w:rPr>
        <w:t>Marchlewska</w:t>
      </w:r>
      <w:proofErr w:type="spellEnd"/>
      <w:r w:rsidRPr="00797BB9">
        <w:rPr>
          <w:lang w:val="es-CL"/>
        </w:rPr>
        <w:t xml:space="preserve">, M., Castellanos, K. A., </w:t>
      </w:r>
      <w:proofErr w:type="spellStart"/>
      <w:r w:rsidRPr="00797BB9">
        <w:rPr>
          <w:lang w:val="es-CL"/>
        </w:rPr>
        <w:t>Lewczuk</w:t>
      </w:r>
      <w:proofErr w:type="spellEnd"/>
      <w:r w:rsidRPr="00797BB9">
        <w:rPr>
          <w:lang w:val="es-CL"/>
        </w:rPr>
        <w:t xml:space="preserve">, K., </w:t>
      </w:r>
      <w:proofErr w:type="spellStart"/>
      <w:r w:rsidRPr="00797BB9">
        <w:rPr>
          <w:lang w:val="es-CL"/>
        </w:rPr>
        <w:t>Kofta</w:t>
      </w:r>
      <w:proofErr w:type="spellEnd"/>
      <w:r w:rsidRPr="00797BB9">
        <w:rPr>
          <w:lang w:val="es-CL"/>
        </w:rPr>
        <w:t xml:space="preserve">, M., &amp; </w:t>
      </w:r>
      <w:proofErr w:type="spellStart"/>
      <w:r w:rsidRPr="00797BB9">
        <w:rPr>
          <w:lang w:val="es-CL"/>
        </w:rPr>
        <w:t>Cichocka</w:t>
      </w:r>
      <w:proofErr w:type="spellEnd"/>
      <w:r w:rsidRPr="00797BB9">
        <w:rPr>
          <w:lang w:val="es-CL"/>
        </w:rPr>
        <w:t xml:space="preserve">, A. (2019). </w:t>
      </w:r>
      <w:r>
        <w:t xml:space="preserve">My way or the highway: High narcissism and low self-esteem predict decreased support for democracy. </w:t>
      </w:r>
      <w:r>
        <w:rPr>
          <w:i/>
          <w:iCs/>
        </w:rPr>
        <w:t>British Journal of Social Psychology</w:t>
      </w:r>
      <w:r>
        <w:t xml:space="preserve">, </w:t>
      </w:r>
      <w:r>
        <w:rPr>
          <w:i/>
          <w:iCs/>
        </w:rPr>
        <w:t>58</w:t>
      </w:r>
      <w:r>
        <w:t xml:space="preserve">(3), 591–608. </w:t>
      </w:r>
      <w:hyperlink r:id="rId46">
        <w:r>
          <w:rPr>
            <w:rStyle w:val="Hipervnculo"/>
          </w:rPr>
          <w:t>https://doi.org/10.1111/bjso.12290</w:t>
        </w:r>
      </w:hyperlink>
    </w:p>
    <w:p w14:paraId="42686C54" w14:textId="77777777" w:rsidR="00A7296A" w:rsidRDefault="00000000">
      <w:pPr>
        <w:pStyle w:val="Bibliografa"/>
      </w:pPr>
      <w:bookmarkStart w:id="612" w:name="ref-marchlewska2022"/>
      <w:bookmarkEnd w:id="611"/>
      <w:r>
        <w:t xml:space="preserve">Marchlewska, M., Cichocka, A., Furman, A., &amp; Cislak, A. (2022). Who respects the will of the people? Support for democracy is linked to high secure national identity but low national narcissism. </w:t>
      </w:r>
      <w:r>
        <w:rPr>
          <w:i/>
          <w:iCs/>
        </w:rPr>
        <w:t>British Journal of Social Psychology</w:t>
      </w:r>
      <w:r>
        <w:t xml:space="preserve">, </w:t>
      </w:r>
      <w:r>
        <w:rPr>
          <w:i/>
          <w:iCs/>
        </w:rPr>
        <w:t>61</w:t>
      </w:r>
      <w:r>
        <w:t xml:space="preserve">(2), 599–621. </w:t>
      </w:r>
      <w:hyperlink r:id="rId47">
        <w:r>
          <w:rPr>
            <w:rStyle w:val="Hipervnculo"/>
          </w:rPr>
          <w:t>https://doi.org/10.1111/bjso.12499</w:t>
        </w:r>
      </w:hyperlink>
    </w:p>
    <w:p w14:paraId="3B10BA97" w14:textId="77777777" w:rsidR="00A7296A" w:rsidRPr="00797BB9" w:rsidRDefault="00000000">
      <w:pPr>
        <w:pStyle w:val="Bibliografa"/>
        <w:rPr>
          <w:lang w:val="es-CL"/>
        </w:rPr>
      </w:pPr>
      <w:bookmarkStart w:id="613" w:name="ref-martuccelli2010"/>
      <w:bookmarkEnd w:id="612"/>
      <w:r>
        <w:t xml:space="preserve">Martuccelli, D. (2010). </w:t>
      </w:r>
      <w:r w:rsidRPr="00797BB9">
        <w:rPr>
          <w:i/>
          <w:iCs/>
          <w:lang w:val="es-CL"/>
        </w:rPr>
        <w:t>Existen individuos en el sur?</w:t>
      </w:r>
      <w:r w:rsidRPr="00797BB9">
        <w:rPr>
          <w:lang w:val="es-CL"/>
        </w:rPr>
        <w:t xml:space="preserve"> LOM.</w:t>
      </w:r>
    </w:p>
    <w:p w14:paraId="0BD31829" w14:textId="77777777" w:rsidR="00A7296A" w:rsidRDefault="00000000">
      <w:pPr>
        <w:pStyle w:val="Bibliografa"/>
      </w:pPr>
      <w:bookmarkStart w:id="614" w:name="ref-martuccelli2018"/>
      <w:bookmarkEnd w:id="613"/>
      <w:proofErr w:type="spellStart"/>
      <w:r w:rsidRPr="00797BB9">
        <w:rPr>
          <w:lang w:val="es-CL"/>
        </w:rPr>
        <w:t>Martuccelli</w:t>
      </w:r>
      <w:proofErr w:type="spellEnd"/>
      <w:r w:rsidRPr="00797BB9">
        <w:rPr>
          <w:lang w:val="es-CL"/>
        </w:rPr>
        <w:t xml:space="preserve">, D. (2018). Variantes del individualismo. </w:t>
      </w:r>
      <w:r w:rsidRPr="00797BB9">
        <w:rPr>
          <w:i/>
          <w:iCs/>
          <w:lang w:val="es-CL"/>
        </w:rPr>
        <w:t>Estudios Sociológicos de El Colegio de México</w:t>
      </w:r>
      <w:r w:rsidRPr="00797BB9">
        <w:rPr>
          <w:lang w:val="es-CL"/>
        </w:rPr>
        <w:t xml:space="preserve">, </w:t>
      </w:r>
      <w:r w:rsidRPr="00797BB9">
        <w:rPr>
          <w:i/>
          <w:iCs/>
          <w:lang w:val="es-CL"/>
        </w:rPr>
        <w:t>37</w:t>
      </w:r>
      <w:r w:rsidRPr="00797BB9">
        <w:rPr>
          <w:lang w:val="es-CL"/>
        </w:rPr>
        <w:t xml:space="preserve">(109), 7–37. </w:t>
      </w:r>
      <w:r>
        <w:fldChar w:fldCharType="begin"/>
      </w:r>
      <w:r w:rsidRPr="000C4508">
        <w:rPr>
          <w:lang w:val="es-CL"/>
          <w:rPrChange w:id="615" w:author="Gabriel Cortes" w:date="2024-03-28T11:53:00Z">
            <w:rPr/>
          </w:rPrChange>
        </w:rPr>
        <w:instrText>HYPERLINK "https://doi.org/10.24201/es.2019v37n109.1732" \h</w:instrText>
      </w:r>
      <w:r>
        <w:fldChar w:fldCharType="separate"/>
      </w:r>
      <w:r>
        <w:rPr>
          <w:rStyle w:val="Hipervnculo"/>
        </w:rPr>
        <w:t>https://doi.org/10.24201/es.2019v37n109.1732</w:t>
      </w:r>
      <w:r>
        <w:rPr>
          <w:rStyle w:val="Hipervnculo"/>
        </w:rPr>
        <w:fldChar w:fldCharType="end"/>
      </w:r>
    </w:p>
    <w:p w14:paraId="3C52A68D" w14:textId="77777777" w:rsidR="00A7296A" w:rsidRDefault="00000000">
      <w:pPr>
        <w:pStyle w:val="Bibliografa"/>
      </w:pPr>
      <w:bookmarkStart w:id="616" w:name="ref-moemeka1998"/>
      <w:bookmarkEnd w:id="614"/>
      <w:r>
        <w:lastRenderedPageBreak/>
        <w:t xml:space="preserve">Moemeka, A. A. (1998). Communalism as a Fundamental Dimension of Culture. </w:t>
      </w:r>
      <w:r>
        <w:rPr>
          <w:i/>
          <w:iCs/>
        </w:rPr>
        <w:t>Journal of Communication</w:t>
      </w:r>
      <w:r>
        <w:t xml:space="preserve">, </w:t>
      </w:r>
      <w:r>
        <w:rPr>
          <w:i/>
          <w:iCs/>
        </w:rPr>
        <w:t>48</w:t>
      </w:r>
      <w:r>
        <w:t xml:space="preserve">(4), 118–141. </w:t>
      </w:r>
      <w:hyperlink r:id="rId48">
        <w:r>
          <w:rPr>
            <w:rStyle w:val="Hipervnculo"/>
          </w:rPr>
          <w:t>https://doi.org/10.1111/j.1460-2466.1998.tb02773.x</w:t>
        </w:r>
      </w:hyperlink>
    </w:p>
    <w:p w14:paraId="49CC37E7" w14:textId="77777777" w:rsidR="00A7296A" w:rsidRDefault="00000000">
      <w:pPr>
        <w:pStyle w:val="Bibliografa"/>
      </w:pPr>
      <w:bookmarkStart w:id="617" w:name="ref-navia2019"/>
      <w:bookmarkEnd w:id="616"/>
      <w:r>
        <w:t xml:space="preserve">Navia, P., &amp; Osorio, R. (2019). Attitudes toward democracy and authoritarianism before, during and after military rule. The case of Chile, 1972–2013. </w:t>
      </w:r>
      <w:r>
        <w:rPr>
          <w:i/>
          <w:iCs/>
        </w:rPr>
        <w:t>Contemporary Politics</w:t>
      </w:r>
      <w:r>
        <w:t xml:space="preserve">, </w:t>
      </w:r>
      <w:r>
        <w:rPr>
          <w:i/>
          <w:iCs/>
        </w:rPr>
        <w:t>25</w:t>
      </w:r>
      <w:r>
        <w:t xml:space="preserve">(2), 190–212. </w:t>
      </w:r>
      <w:hyperlink r:id="rId49">
        <w:r>
          <w:rPr>
            <w:rStyle w:val="Hipervnculo"/>
          </w:rPr>
          <w:t>https://doi.org/10.1080/13569775.2018.1504426</w:t>
        </w:r>
      </w:hyperlink>
    </w:p>
    <w:p w14:paraId="3A897A1A" w14:textId="77777777" w:rsidR="00A7296A" w:rsidRDefault="00000000">
      <w:pPr>
        <w:pStyle w:val="Bibliografa"/>
      </w:pPr>
      <w:bookmarkStart w:id="618" w:name="ref-nowakowski2021"/>
      <w:bookmarkEnd w:id="617"/>
      <w:r>
        <w:t xml:space="preserve">Nowakowski, A. (2021). Do unhappy citizens vote for populism? </w:t>
      </w:r>
      <w:r>
        <w:rPr>
          <w:i/>
          <w:iCs/>
        </w:rPr>
        <w:t>European Journal of Political Economy</w:t>
      </w:r>
      <w:r>
        <w:t xml:space="preserve">, </w:t>
      </w:r>
      <w:r>
        <w:rPr>
          <w:i/>
          <w:iCs/>
        </w:rPr>
        <w:t>68</w:t>
      </w:r>
      <w:r>
        <w:t xml:space="preserve">, 101985. </w:t>
      </w:r>
      <w:hyperlink r:id="rId50">
        <w:r>
          <w:rPr>
            <w:rStyle w:val="Hipervnculo"/>
          </w:rPr>
          <w:t>https://doi.org/10.1016/j.ejpoleco.2020.101985</w:t>
        </w:r>
      </w:hyperlink>
    </w:p>
    <w:p w14:paraId="471E0179" w14:textId="77777777" w:rsidR="00A7296A" w:rsidRDefault="00000000">
      <w:pPr>
        <w:pStyle w:val="Bibliografa"/>
      </w:pPr>
      <w:bookmarkStart w:id="619" w:name="ref-odonnell1994"/>
      <w:bookmarkEnd w:id="618"/>
      <w:r>
        <w:t xml:space="preserve">O’Donnell, G. A. (1994). Delegative Democracy. </w:t>
      </w:r>
      <w:r>
        <w:rPr>
          <w:i/>
          <w:iCs/>
        </w:rPr>
        <w:t>Journal of Democracy</w:t>
      </w:r>
      <w:r>
        <w:t xml:space="preserve">, </w:t>
      </w:r>
      <w:r>
        <w:rPr>
          <w:i/>
          <w:iCs/>
        </w:rPr>
        <w:t>5</w:t>
      </w:r>
      <w:r>
        <w:t xml:space="preserve">(1), 55–69. </w:t>
      </w:r>
      <w:hyperlink r:id="rId51">
        <w:r>
          <w:rPr>
            <w:rStyle w:val="Hipervnculo"/>
          </w:rPr>
          <w:t>https://doi.org/10.1353/jod.1994.0010</w:t>
        </w:r>
      </w:hyperlink>
    </w:p>
    <w:p w14:paraId="652B6A7A" w14:textId="77777777" w:rsidR="00A7296A" w:rsidRPr="00797BB9" w:rsidRDefault="00000000">
      <w:pPr>
        <w:pStyle w:val="Bibliografa"/>
        <w:rPr>
          <w:lang w:val="es-CL"/>
        </w:rPr>
      </w:pPr>
      <w:bookmarkStart w:id="620" w:name="ref-oyserman2002"/>
      <w:bookmarkEnd w:id="619"/>
      <w:r>
        <w:t xml:space="preserve">Oyserman, D., Coon, H. M., &amp; Kemmelmeier, M. (2002). Rethinking individualism and collectivism: Evaluation of theoretical assumptions and meta-analyses. </w:t>
      </w:r>
      <w:proofErr w:type="spellStart"/>
      <w:r w:rsidRPr="00797BB9">
        <w:rPr>
          <w:i/>
          <w:iCs/>
          <w:lang w:val="es-CL"/>
        </w:rPr>
        <w:t>Psychological</w:t>
      </w:r>
      <w:proofErr w:type="spellEnd"/>
      <w:r w:rsidRPr="00797BB9">
        <w:rPr>
          <w:i/>
          <w:iCs/>
          <w:lang w:val="es-CL"/>
        </w:rPr>
        <w:t xml:space="preserve"> </w:t>
      </w:r>
      <w:proofErr w:type="spellStart"/>
      <w:r w:rsidRPr="00797BB9">
        <w:rPr>
          <w:i/>
          <w:iCs/>
          <w:lang w:val="es-CL"/>
        </w:rPr>
        <w:t>Bulletin</w:t>
      </w:r>
      <w:proofErr w:type="spellEnd"/>
      <w:r w:rsidRPr="00797BB9">
        <w:rPr>
          <w:lang w:val="es-CL"/>
        </w:rPr>
        <w:t xml:space="preserve">, </w:t>
      </w:r>
      <w:r w:rsidRPr="00797BB9">
        <w:rPr>
          <w:i/>
          <w:iCs/>
          <w:lang w:val="es-CL"/>
        </w:rPr>
        <w:t>128</w:t>
      </w:r>
      <w:r w:rsidRPr="00797BB9">
        <w:rPr>
          <w:lang w:val="es-CL"/>
        </w:rPr>
        <w:t xml:space="preserve">(1), 3–72. </w:t>
      </w:r>
      <w:r>
        <w:fldChar w:fldCharType="begin"/>
      </w:r>
      <w:r w:rsidRPr="000C4508">
        <w:rPr>
          <w:lang w:val="es-CL"/>
          <w:rPrChange w:id="621" w:author="Gabriel Cortes" w:date="2024-03-28T11:53:00Z">
            <w:rPr/>
          </w:rPrChange>
        </w:rPr>
        <w:instrText>HYPERLINK "https://doi.org/10.1037/0033-2909.128.1.3" \h</w:instrText>
      </w:r>
      <w:r>
        <w:fldChar w:fldCharType="separate"/>
      </w:r>
      <w:r w:rsidRPr="00797BB9">
        <w:rPr>
          <w:rStyle w:val="Hipervnculo"/>
          <w:lang w:val="es-CL"/>
        </w:rPr>
        <w:t>https://doi.org/10.1037/0033-2909.128.1.3</w:t>
      </w:r>
      <w:r>
        <w:rPr>
          <w:rStyle w:val="Hipervnculo"/>
          <w:lang w:val="es-CL"/>
        </w:rPr>
        <w:fldChar w:fldCharType="end"/>
      </w:r>
    </w:p>
    <w:p w14:paraId="4DA0BD43" w14:textId="77777777" w:rsidR="00A7296A" w:rsidRPr="00797BB9" w:rsidRDefault="00000000">
      <w:pPr>
        <w:pStyle w:val="Bibliografa"/>
        <w:rPr>
          <w:lang w:val="es-CL"/>
        </w:rPr>
      </w:pPr>
      <w:bookmarkStart w:id="622" w:name="ref-peruzzotti2008"/>
      <w:bookmarkEnd w:id="620"/>
      <w:proofErr w:type="spellStart"/>
      <w:r w:rsidRPr="00797BB9">
        <w:rPr>
          <w:lang w:val="es-CL"/>
        </w:rPr>
        <w:t>Peruzzotti</w:t>
      </w:r>
      <w:proofErr w:type="spellEnd"/>
      <w:r w:rsidRPr="00797BB9">
        <w:rPr>
          <w:lang w:val="es-CL"/>
        </w:rPr>
        <w:t xml:space="preserve">, E. (2008). Populismo y representación democrática. In C. de la Torre &amp; E. </w:t>
      </w:r>
      <w:proofErr w:type="spellStart"/>
      <w:r w:rsidRPr="00797BB9">
        <w:rPr>
          <w:lang w:val="es-CL"/>
        </w:rPr>
        <w:t>Peruzzotti</w:t>
      </w:r>
      <w:proofErr w:type="spellEnd"/>
      <w:r w:rsidRPr="00797BB9">
        <w:rPr>
          <w:lang w:val="es-CL"/>
        </w:rPr>
        <w:t xml:space="preserve"> (Eds.), </w:t>
      </w:r>
      <w:r w:rsidRPr="00797BB9">
        <w:rPr>
          <w:i/>
          <w:iCs/>
          <w:lang w:val="es-CL"/>
        </w:rPr>
        <w:t>El retorno del pueblo. Populismo y nuevas democracias en América Latina.</w:t>
      </w:r>
      <w:r w:rsidRPr="00797BB9">
        <w:rPr>
          <w:lang w:val="es-CL"/>
        </w:rPr>
        <w:t xml:space="preserve"> (pp. 97–124). FLACSO Ecuador.</w:t>
      </w:r>
    </w:p>
    <w:p w14:paraId="2A897F3E" w14:textId="77777777" w:rsidR="00A7296A" w:rsidRPr="00797BB9" w:rsidRDefault="00000000">
      <w:pPr>
        <w:pStyle w:val="Bibliografa"/>
        <w:rPr>
          <w:lang w:val="es-CL"/>
        </w:rPr>
      </w:pPr>
      <w:bookmarkStart w:id="623" w:name="ref-regidor2001"/>
      <w:bookmarkEnd w:id="622"/>
      <w:r w:rsidRPr="00797BB9">
        <w:rPr>
          <w:lang w:val="es-CL"/>
        </w:rPr>
        <w:t xml:space="preserve">Regidor, E. (2001). La clasificación de clase social de Goldthorpe: marco de referencia para la propuesta de medición de la clase social del grupo de trabajo de la Sociedad Española de Epidemiología. </w:t>
      </w:r>
      <w:r w:rsidRPr="00797BB9">
        <w:rPr>
          <w:i/>
          <w:iCs/>
          <w:lang w:val="es-CL"/>
        </w:rPr>
        <w:t>Revista Española de Salud Pública</w:t>
      </w:r>
      <w:r w:rsidRPr="00797BB9">
        <w:rPr>
          <w:lang w:val="es-CL"/>
        </w:rPr>
        <w:t xml:space="preserve">, </w:t>
      </w:r>
      <w:r w:rsidRPr="00797BB9">
        <w:rPr>
          <w:i/>
          <w:iCs/>
          <w:lang w:val="es-CL"/>
        </w:rPr>
        <w:t>75</w:t>
      </w:r>
      <w:r w:rsidRPr="00797BB9">
        <w:rPr>
          <w:lang w:val="es-CL"/>
        </w:rPr>
        <w:t xml:space="preserve">(1). </w:t>
      </w:r>
      <w:r>
        <w:fldChar w:fldCharType="begin"/>
      </w:r>
      <w:r w:rsidRPr="000C4508">
        <w:rPr>
          <w:lang w:val="es-CL"/>
          <w:rPrChange w:id="624" w:author="Gabriel Cortes" w:date="2024-03-28T11:53:00Z">
            <w:rPr/>
          </w:rPrChange>
        </w:rPr>
        <w:instrText>HYPERLINK "https://doi.org/10.1590/S1135-57272001000100003" \h</w:instrText>
      </w:r>
      <w:r>
        <w:fldChar w:fldCharType="separate"/>
      </w:r>
      <w:r w:rsidRPr="00797BB9">
        <w:rPr>
          <w:rStyle w:val="Hipervnculo"/>
          <w:lang w:val="es-CL"/>
        </w:rPr>
        <w:t>https://doi.org/10.1590/S1135-57272001000100003</w:t>
      </w:r>
      <w:r>
        <w:rPr>
          <w:rStyle w:val="Hipervnculo"/>
          <w:lang w:val="es-CL"/>
        </w:rPr>
        <w:fldChar w:fldCharType="end"/>
      </w:r>
    </w:p>
    <w:p w14:paraId="77E3476F" w14:textId="77777777" w:rsidR="00A7296A" w:rsidRDefault="00000000">
      <w:pPr>
        <w:pStyle w:val="Bibliografa"/>
      </w:pPr>
      <w:bookmarkStart w:id="625" w:name="ref-rico2020"/>
      <w:bookmarkEnd w:id="623"/>
      <w:r w:rsidRPr="00797BB9">
        <w:rPr>
          <w:lang w:val="es-CL"/>
        </w:rPr>
        <w:t xml:space="preserve">Rico, G., </w:t>
      </w:r>
      <w:proofErr w:type="spellStart"/>
      <w:r w:rsidRPr="00797BB9">
        <w:rPr>
          <w:lang w:val="es-CL"/>
        </w:rPr>
        <w:t>Guinjoan</w:t>
      </w:r>
      <w:proofErr w:type="spellEnd"/>
      <w:r w:rsidRPr="00797BB9">
        <w:rPr>
          <w:lang w:val="es-CL"/>
        </w:rPr>
        <w:t xml:space="preserve">, M., &amp; Anduiza, E. (2020). </w:t>
      </w:r>
      <w:r>
        <w:t xml:space="preserve">Empowered and enraged: Political efficacy, anger and support for populism in Europe. </w:t>
      </w:r>
      <w:r>
        <w:rPr>
          <w:i/>
          <w:iCs/>
        </w:rPr>
        <w:t>European Journal of Political Research</w:t>
      </w:r>
      <w:r>
        <w:t xml:space="preserve">, </w:t>
      </w:r>
      <w:r>
        <w:rPr>
          <w:i/>
          <w:iCs/>
        </w:rPr>
        <w:t>59</w:t>
      </w:r>
      <w:r>
        <w:t xml:space="preserve">(4), 797–816. </w:t>
      </w:r>
      <w:hyperlink r:id="rId52">
        <w:r>
          <w:rPr>
            <w:rStyle w:val="Hipervnculo"/>
          </w:rPr>
          <w:t>https://doi.org/10.1111/1475-6765.12374</w:t>
        </w:r>
      </w:hyperlink>
    </w:p>
    <w:p w14:paraId="65386C53" w14:textId="77777777" w:rsidR="00A7296A" w:rsidRPr="00797BB9" w:rsidRDefault="00000000">
      <w:pPr>
        <w:pStyle w:val="Bibliografa"/>
        <w:rPr>
          <w:lang w:val="es-CL"/>
        </w:rPr>
      </w:pPr>
      <w:bookmarkStart w:id="626" w:name="ref-robles2001"/>
      <w:bookmarkEnd w:id="625"/>
      <w:r>
        <w:t xml:space="preserve">Robles, F. (2001). </w:t>
      </w:r>
      <w:r w:rsidRPr="00797BB9">
        <w:rPr>
          <w:i/>
          <w:iCs/>
          <w:lang w:val="es-CL"/>
        </w:rPr>
        <w:t>El desaliento inesperado de la modernidad: Molestias, irritaciones y frutos amargos de la sociedad del riesgo</w:t>
      </w:r>
      <w:r w:rsidRPr="00797BB9">
        <w:rPr>
          <w:lang w:val="es-CL"/>
        </w:rPr>
        <w:t>. Sociedad de Hoy.</w:t>
      </w:r>
    </w:p>
    <w:p w14:paraId="40A0A7DC" w14:textId="77777777" w:rsidR="00A7296A" w:rsidRDefault="00000000">
      <w:pPr>
        <w:pStyle w:val="Bibliografa"/>
      </w:pPr>
      <w:bookmarkStart w:id="627" w:name="ref-rojas2008"/>
      <w:bookmarkEnd w:id="626"/>
      <w:r w:rsidRPr="00797BB9">
        <w:rPr>
          <w:lang w:val="es-CL"/>
        </w:rPr>
        <w:t xml:space="preserve">Rojas-Méndez, J. I., Coutiño-Hill, V., </w:t>
      </w:r>
      <w:proofErr w:type="spellStart"/>
      <w:r w:rsidRPr="00797BB9">
        <w:rPr>
          <w:lang w:val="es-CL"/>
        </w:rPr>
        <w:t>Bhagat</w:t>
      </w:r>
      <w:proofErr w:type="spellEnd"/>
      <w:r w:rsidRPr="00797BB9">
        <w:rPr>
          <w:lang w:val="es-CL"/>
        </w:rPr>
        <w:t xml:space="preserve">, R. S., &amp; </w:t>
      </w:r>
      <w:proofErr w:type="spellStart"/>
      <w:r w:rsidRPr="00797BB9">
        <w:rPr>
          <w:lang w:val="es-CL"/>
        </w:rPr>
        <w:t>Moustafa</w:t>
      </w:r>
      <w:proofErr w:type="spellEnd"/>
      <w:r w:rsidRPr="00797BB9">
        <w:rPr>
          <w:lang w:val="es-CL"/>
        </w:rPr>
        <w:t xml:space="preserve">, K. S. (2008). Evaluación del individualismo y colectivismo horizontal y vertical en la sociedad Chilena. </w:t>
      </w:r>
      <w:r>
        <w:rPr>
          <w:i/>
          <w:iCs/>
        </w:rPr>
        <w:t>Multidisciplinary Business Review</w:t>
      </w:r>
      <w:r>
        <w:t xml:space="preserve">, </w:t>
      </w:r>
      <w:r>
        <w:rPr>
          <w:i/>
          <w:iCs/>
        </w:rPr>
        <w:t>1</w:t>
      </w:r>
      <w:r>
        <w:t>(1), 36–48.</w:t>
      </w:r>
    </w:p>
    <w:p w14:paraId="6E54787D" w14:textId="77777777" w:rsidR="00A7296A" w:rsidRDefault="00000000">
      <w:pPr>
        <w:pStyle w:val="Bibliografa"/>
      </w:pPr>
      <w:bookmarkStart w:id="628" w:name="ref-schafft2021"/>
      <w:bookmarkEnd w:id="627"/>
      <w:r>
        <w:t xml:space="preserve">Schafft, K. A. (2021). Rurality and Crises of Democracy: What Can Rural Sociology Offer the Present Moment?*. </w:t>
      </w:r>
      <w:r>
        <w:rPr>
          <w:i/>
          <w:iCs/>
        </w:rPr>
        <w:t>Rural Sociology</w:t>
      </w:r>
      <w:r>
        <w:t xml:space="preserve">, </w:t>
      </w:r>
      <w:r>
        <w:rPr>
          <w:i/>
          <w:iCs/>
        </w:rPr>
        <w:t>86</w:t>
      </w:r>
      <w:r>
        <w:t xml:space="preserve">(3), 393–418. </w:t>
      </w:r>
      <w:hyperlink r:id="rId53">
        <w:r>
          <w:rPr>
            <w:rStyle w:val="Hipervnculo"/>
          </w:rPr>
          <w:t>https://doi.org/10.1111/ruso.12408</w:t>
        </w:r>
      </w:hyperlink>
    </w:p>
    <w:p w14:paraId="399F3DE2" w14:textId="77777777" w:rsidR="00A7296A" w:rsidRDefault="00000000">
      <w:pPr>
        <w:pStyle w:val="Bibliografa"/>
      </w:pPr>
      <w:bookmarkStart w:id="629" w:name="ref-selvanathan2022"/>
      <w:bookmarkEnd w:id="628"/>
      <w:r>
        <w:t xml:space="preserve">Selvanathan, H. P., Crimston, C. R., &amp; Jetten, J. (2022). How being rooted in the past can shape the future: The role of social identity continuity in the wish for a strong leader. </w:t>
      </w:r>
      <w:r>
        <w:rPr>
          <w:i/>
          <w:iCs/>
        </w:rPr>
        <w:t>The Leadership Quarterly</w:t>
      </w:r>
      <w:r>
        <w:t xml:space="preserve">, </w:t>
      </w:r>
      <w:r>
        <w:rPr>
          <w:i/>
          <w:iCs/>
        </w:rPr>
        <w:t>33</w:t>
      </w:r>
      <w:r>
        <w:t xml:space="preserve">(4), 101608. </w:t>
      </w:r>
      <w:hyperlink r:id="rId54">
        <w:r>
          <w:rPr>
            <w:rStyle w:val="Hipervnculo"/>
          </w:rPr>
          <w:t>https://doi.org/10.1016/j.leaqua.2022.101608</w:t>
        </w:r>
      </w:hyperlink>
    </w:p>
    <w:p w14:paraId="2D15E54A" w14:textId="77777777" w:rsidR="00A7296A" w:rsidRPr="00797BB9" w:rsidRDefault="00000000">
      <w:pPr>
        <w:pStyle w:val="Bibliografa"/>
        <w:rPr>
          <w:lang w:val="es-CL"/>
        </w:rPr>
      </w:pPr>
      <w:bookmarkStart w:id="630" w:name="ref-silvapalacios2015"/>
      <w:bookmarkEnd w:id="629"/>
      <w:r>
        <w:lastRenderedPageBreak/>
        <w:t xml:space="preserve">Silva Palacios, V. (2015). </w:t>
      </w:r>
      <w:r w:rsidRPr="00797BB9">
        <w:rPr>
          <w:i/>
          <w:iCs/>
          <w:lang w:val="es-CL"/>
        </w:rPr>
        <w:t>Narrativas de Individualización en Chile</w:t>
      </w:r>
      <w:r w:rsidRPr="00797BB9">
        <w:rPr>
          <w:lang w:val="es-CL"/>
        </w:rPr>
        <w:t xml:space="preserve"> [Tesis de {{Pregrado}}]. Universidad de Chile.</w:t>
      </w:r>
    </w:p>
    <w:p w14:paraId="3C0A07B9" w14:textId="77777777" w:rsidR="00A7296A" w:rsidRDefault="00000000">
      <w:pPr>
        <w:pStyle w:val="Bibliografa"/>
      </w:pPr>
      <w:bookmarkStart w:id="631" w:name="ref-sprong2019"/>
      <w:bookmarkEnd w:id="630"/>
      <w:proofErr w:type="spellStart"/>
      <w:r w:rsidRPr="00797BB9">
        <w:rPr>
          <w:lang w:val="es-CL"/>
        </w:rPr>
        <w:t>Sprong</w:t>
      </w:r>
      <w:proofErr w:type="spellEnd"/>
      <w:r w:rsidRPr="00797BB9">
        <w:rPr>
          <w:lang w:val="es-CL"/>
        </w:rPr>
        <w:t xml:space="preserve">, S., </w:t>
      </w:r>
      <w:proofErr w:type="spellStart"/>
      <w:r w:rsidRPr="00797BB9">
        <w:rPr>
          <w:lang w:val="es-CL"/>
        </w:rPr>
        <w:t>Jetten</w:t>
      </w:r>
      <w:proofErr w:type="spellEnd"/>
      <w:r w:rsidRPr="00797BB9">
        <w:rPr>
          <w:lang w:val="es-CL"/>
        </w:rPr>
        <w:t xml:space="preserve">, J., Wang, Z., Peters, K., </w:t>
      </w:r>
      <w:proofErr w:type="spellStart"/>
      <w:r w:rsidRPr="00797BB9">
        <w:rPr>
          <w:lang w:val="es-CL"/>
        </w:rPr>
        <w:t>Mols</w:t>
      </w:r>
      <w:proofErr w:type="spellEnd"/>
      <w:r w:rsidRPr="00797BB9">
        <w:rPr>
          <w:lang w:val="es-CL"/>
        </w:rPr>
        <w:t xml:space="preserve">, F., </w:t>
      </w:r>
      <w:proofErr w:type="spellStart"/>
      <w:r w:rsidRPr="00797BB9">
        <w:rPr>
          <w:lang w:val="es-CL"/>
        </w:rPr>
        <w:t>Verkuyten</w:t>
      </w:r>
      <w:proofErr w:type="spellEnd"/>
      <w:r w:rsidRPr="00797BB9">
        <w:rPr>
          <w:lang w:val="es-CL"/>
        </w:rPr>
        <w:t xml:space="preserve">, M., </w:t>
      </w:r>
      <w:proofErr w:type="spellStart"/>
      <w:r w:rsidRPr="00797BB9">
        <w:rPr>
          <w:lang w:val="es-CL"/>
        </w:rPr>
        <w:t>Bastian</w:t>
      </w:r>
      <w:proofErr w:type="spellEnd"/>
      <w:r w:rsidRPr="00797BB9">
        <w:rPr>
          <w:lang w:val="es-CL"/>
        </w:rPr>
        <w:t xml:space="preserve">, B., </w:t>
      </w:r>
      <w:proofErr w:type="spellStart"/>
      <w:r w:rsidRPr="00797BB9">
        <w:rPr>
          <w:lang w:val="es-CL"/>
        </w:rPr>
        <w:t>Ariyanto</w:t>
      </w:r>
      <w:proofErr w:type="spellEnd"/>
      <w:r w:rsidRPr="00797BB9">
        <w:rPr>
          <w:lang w:val="es-CL"/>
        </w:rPr>
        <w:t xml:space="preserve">, A., </w:t>
      </w:r>
      <w:proofErr w:type="spellStart"/>
      <w:r w:rsidRPr="00797BB9">
        <w:rPr>
          <w:lang w:val="es-CL"/>
        </w:rPr>
        <w:t>Autin</w:t>
      </w:r>
      <w:proofErr w:type="spellEnd"/>
      <w:r w:rsidRPr="00797BB9">
        <w:rPr>
          <w:lang w:val="es-CL"/>
        </w:rPr>
        <w:t xml:space="preserve">, F., Ayub, N., Badea, C., </w:t>
      </w:r>
      <w:proofErr w:type="spellStart"/>
      <w:r w:rsidRPr="00797BB9">
        <w:rPr>
          <w:lang w:val="es-CL"/>
        </w:rPr>
        <w:t>Besta</w:t>
      </w:r>
      <w:proofErr w:type="spellEnd"/>
      <w:r w:rsidRPr="00797BB9">
        <w:rPr>
          <w:lang w:val="es-CL"/>
        </w:rPr>
        <w:t xml:space="preserve">, T., </w:t>
      </w:r>
      <w:proofErr w:type="spellStart"/>
      <w:r w:rsidRPr="00797BB9">
        <w:rPr>
          <w:lang w:val="es-CL"/>
        </w:rPr>
        <w:t>Butera</w:t>
      </w:r>
      <w:proofErr w:type="spellEnd"/>
      <w:r w:rsidRPr="00797BB9">
        <w:rPr>
          <w:lang w:val="es-CL"/>
        </w:rPr>
        <w:t>, F., Costa-</w:t>
      </w:r>
      <w:proofErr w:type="spellStart"/>
      <w:r w:rsidRPr="00797BB9">
        <w:rPr>
          <w:lang w:val="es-CL"/>
        </w:rPr>
        <w:t>Lopes</w:t>
      </w:r>
      <w:proofErr w:type="spellEnd"/>
      <w:r w:rsidRPr="00797BB9">
        <w:rPr>
          <w:lang w:val="es-CL"/>
        </w:rPr>
        <w:t xml:space="preserve">, R., Cui, L., Fantini, C., </w:t>
      </w:r>
      <w:proofErr w:type="spellStart"/>
      <w:r w:rsidRPr="00797BB9">
        <w:rPr>
          <w:lang w:val="es-CL"/>
        </w:rPr>
        <w:t>Finchilescu</w:t>
      </w:r>
      <w:proofErr w:type="spellEnd"/>
      <w:r w:rsidRPr="00797BB9">
        <w:rPr>
          <w:lang w:val="es-CL"/>
        </w:rPr>
        <w:t xml:space="preserve">, G., </w:t>
      </w:r>
      <w:proofErr w:type="spellStart"/>
      <w:r w:rsidRPr="00797BB9">
        <w:rPr>
          <w:lang w:val="es-CL"/>
        </w:rPr>
        <w:t>Gaertner</w:t>
      </w:r>
      <w:proofErr w:type="spellEnd"/>
      <w:r w:rsidRPr="00797BB9">
        <w:rPr>
          <w:lang w:val="es-CL"/>
        </w:rPr>
        <w:t xml:space="preserve">, L., </w:t>
      </w:r>
      <w:proofErr w:type="spellStart"/>
      <w:r w:rsidRPr="00797BB9">
        <w:rPr>
          <w:lang w:val="es-CL"/>
        </w:rPr>
        <w:t>Gollwitzer</w:t>
      </w:r>
      <w:proofErr w:type="spellEnd"/>
      <w:r w:rsidRPr="00797BB9">
        <w:rPr>
          <w:lang w:val="es-CL"/>
        </w:rPr>
        <w:t xml:space="preserve">, M., … </w:t>
      </w:r>
      <w:r>
        <w:t xml:space="preserve">Wohl, M. J. A. (2019). “Our Country Needs a Strong Leader Right Now”: Economic Inequality Enhances the Wish for a Strong Leader. </w:t>
      </w:r>
      <w:r>
        <w:rPr>
          <w:i/>
          <w:iCs/>
        </w:rPr>
        <w:t>Psychological Science</w:t>
      </w:r>
      <w:r>
        <w:t xml:space="preserve">, </w:t>
      </w:r>
      <w:r>
        <w:rPr>
          <w:i/>
          <w:iCs/>
        </w:rPr>
        <w:t>30</w:t>
      </w:r>
      <w:r>
        <w:t xml:space="preserve">(11), 1625–1637. </w:t>
      </w:r>
      <w:hyperlink r:id="rId55">
        <w:r>
          <w:rPr>
            <w:rStyle w:val="Hipervnculo"/>
          </w:rPr>
          <w:t>https://doi.org/10.1177/0956797619875472</w:t>
        </w:r>
      </w:hyperlink>
    </w:p>
    <w:p w14:paraId="67D714C1" w14:textId="77777777" w:rsidR="00A7296A" w:rsidRDefault="00000000">
      <w:pPr>
        <w:pStyle w:val="Bibliografa"/>
      </w:pPr>
      <w:bookmarkStart w:id="632" w:name="ref-strunk1999"/>
      <w:bookmarkEnd w:id="631"/>
      <w:r>
        <w:t xml:space="preserve">Strunk, D. R., &amp; Chang, E. C. (1999). Distinguishing between fundamental dimensions of individualism–collectivism: </w:t>
      </w:r>
      <w:r>
        <w:rPr>
          <w:i/>
          <w:iCs/>
        </w:rPr>
        <w:t>Personality and Individual Differences</w:t>
      </w:r>
      <w:r>
        <w:t xml:space="preserve">, </w:t>
      </w:r>
      <w:r>
        <w:rPr>
          <w:i/>
          <w:iCs/>
        </w:rPr>
        <w:t>27</w:t>
      </w:r>
      <w:r>
        <w:t xml:space="preserve">(4), 665–671. </w:t>
      </w:r>
      <w:hyperlink r:id="rId56">
        <w:r>
          <w:rPr>
            <w:rStyle w:val="Hipervnculo"/>
          </w:rPr>
          <w:t>https://doi.org/10.1016/S0191-8869(98)00258-X</w:t>
        </w:r>
      </w:hyperlink>
    </w:p>
    <w:p w14:paraId="41441411" w14:textId="77777777" w:rsidR="00A7296A" w:rsidRDefault="00000000">
      <w:pPr>
        <w:pStyle w:val="Bibliografa"/>
      </w:pPr>
      <w:bookmarkStart w:id="633" w:name="ref-voronov2002"/>
      <w:bookmarkEnd w:id="632"/>
      <w:r>
        <w:t xml:space="preserve">Voronov, M., &amp; Singer, J. A. (2002). The Myth of Individualism-Collectivism: A Critical Review. </w:t>
      </w:r>
      <w:r>
        <w:rPr>
          <w:i/>
          <w:iCs/>
        </w:rPr>
        <w:t>The Journal of Social Psychology</w:t>
      </w:r>
      <w:r>
        <w:t xml:space="preserve">, </w:t>
      </w:r>
      <w:r>
        <w:rPr>
          <w:i/>
          <w:iCs/>
        </w:rPr>
        <w:t>142</w:t>
      </w:r>
      <w:r>
        <w:t xml:space="preserve">(4), 461–480. </w:t>
      </w:r>
      <w:hyperlink r:id="rId57">
        <w:r>
          <w:rPr>
            <w:rStyle w:val="Hipervnculo"/>
          </w:rPr>
          <w:t>https://doi.org/10.1080/00224540209603912</w:t>
        </w:r>
      </w:hyperlink>
    </w:p>
    <w:p w14:paraId="6BC2B5DA" w14:textId="77777777" w:rsidR="00A7296A" w:rsidRDefault="00000000">
      <w:pPr>
        <w:pStyle w:val="Bibliografa"/>
      </w:pPr>
      <w:bookmarkStart w:id="634" w:name="ref-wang2010"/>
      <w:bookmarkEnd w:id="633"/>
      <w:r>
        <w:t xml:space="preserve">Wang, G., &amp; Liu, Z.-B. (2010). What collective? Collectivism and relationalism from a Chinese perspective. </w:t>
      </w:r>
      <w:r>
        <w:rPr>
          <w:i/>
          <w:iCs/>
        </w:rPr>
        <w:t>Chinese Journal of Communication</w:t>
      </w:r>
      <w:r>
        <w:t xml:space="preserve">, </w:t>
      </w:r>
      <w:r>
        <w:rPr>
          <w:i/>
          <w:iCs/>
        </w:rPr>
        <w:t>3</w:t>
      </w:r>
      <w:r>
        <w:t xml:space="preserve">(1), 42–63. </w:t>
      </w:r>
      <w:hyperlink r:id="rId58">
        <w:r>
          <w:rPr>
            <w:rStyle w:val="Hipervnculo"/>
          </w:rPr>
          <w:t>https://doi.org/10.1080/17544750903528799</w:t>
        </w:r>
      </w:hyperlink>
    </w:p>
    <w:p w14:paraId="27C758B1" w14:textId="77777777" w:rsidR="00A7296A" w:rsidRDefault="00000000">
      <w:pPr>
        <w:pStyle w:val="Bibliografa"/>
      </w:pPr>
      <w:bookmarkStart w:id="635" w:name="ref-wu2019"/>
      <w:bookmarkEnd w:id="634"/>
      <w:r>
        <w:t xml:space="preserve">Wu, W.-C., &amp; Chang, Y.-T. (2019). Income inequality, distributive unfairness, and support for democracy: Evidence from East Asia and Latin America. </w:t>
      </w:r>
      <w:r>
        <w:rPr>
          <w:i/>
          <w:iCs/>
        </w:rPr>
        <w:t>Democratization</w:t>
      </w:r>
      <w:r>
        <w:t xml:space="preserve">, </w:t>
      </w:r>
      <w:r>
        <w:rPr>
          <w:i/>
          <w:iCs/>
        </w:rPr>
        <w:t>26</w:t>
      </w:r>
      <w:r>
        <w:t xml:space="preserve">(8), 1475–1492. </w:t>
      </w:r>
      <w:hyperlink r:id="rId59">
        <w:r>
          <w:rPr>
            <w:rStyle w:val="Hipervnculo"/>
          </w:rPr>
          <w:t>https://doi.org/10.1080/13510347.2019.1656198</w:t>
        </w:r>
      </w:hyperlink>
    </w:p>
    <w:p w14:paraId="25A258BE" w14:textId="77777777" w:rsidR="00A7296A" w:rsidRDefault="00000000">
      <w:pPr>
        <w:pStyle w:val="Bibliografa"/>
      </w:pPr>
      <w:bookmarkStart w:id="636" w:name="ref-xuereb2021"/>
      <w:bookmarkEnd w:id="635"/>
      <w:r>
        <w:t xml:space="preserve">Xuereb, S., Wohl, M. J. A., Stefaniak, A., &amp; Elgar, F. J. (2021). Social and economic determinants of support for a strong non-democratic leader in democracies differ from non-democracies. </w:t>
      </w:r>
      <w:r>
        <w:rPr>
          <w:i/>
          <w:iCs/>
        </w:rPr>
        <w:t>Journal of Social and Political Psychology</w:t>
      </w:r>
      <w:r>
        <w:t xml:space="preserve">, </w:t>
      </w:r>
      <w:r>
        <w:rPr>
          <w:i/>
          <w:iCs/>
        </w:rPr>
        <w:t>9</w:t>
      </w:r>
      <w:r>
        <w:t xml:space="preserve">(2), 334–352. </w:t>
      </w:r>
      <w:hyperlink r:id="rId60">
        <w:r>
          <w:rPr>
            <w:rStyle w:val="Hipervnculo"/>
          </w:rPr>
          <w:t>https://doi.org/10.5964/jspp.7235</w:t>
        </w:r>
      </w:hyperlink>
    </w:p>
    <w:p w14:paraId="60332DB7" w14:textId="77777777" w:rsidR="00A7296A" w:rsidRDefault="00000000">
      <w:pPr>
        <w:pStyle w:val="Bibliografa"/>
      </w:pPr>
      <w:bookmarkStart w:id="637" w:name="ref-yoon2010"/>
      <w:bookmarkEnd w:id="636"/>
      <w:r>
        <w:t xml:space="preserve">Yoon, K.-I. (2010). </w:t>
      </w:r>
      <w:r>
        <w:rPr>
          <w:i/>
          <w:iCs/>
        </w:rPr>
        <w:t>Political Culture of Individualism and Collectivism</w:t>
      </w:r>
      <w:r>
        <w:t xml:space="preserve"> [A Dissertation for the Degree of {{Doctor}} of {{Philosophy}} ({{Political Science}})]. Universidad de Michigan.</w:t>
      </w:r>
    </w:p>
    <w:p w14:paraId="266DA444" w14:textId="77777777" w:rsidR="00A7296A" w:rsidRDefault="00000000">
      <w:pPr>
        <w:pStyle w:val="Bibliografa"/>
      </w:pPr>
      <w:bookmarkStart w:id="638" w:name="ref-zakrisson2005"/>
      <w:bookmarkEnd w:id="637"/>
      <w:r>
        <w:t xml:space="preserve">Zakrisson, I. (2005). Construction of a short version of the Right-Wing Authoritarianism (RWA) Scale. </w:t>
      </w:r>
      <w:r>
        <w:rPr>
          <w:i/>
          <w:iCs/>
        </w:rPr>
        <w:t>Personality and Individual Differences</w:t>
      </w:r>
      <w:r>
        <w:t xml:space="preserve">, </w:t>
      </w:r>
      <w:r>
        <w:rPr>
          <w:i/>
          <w:iCs/>
        </w:rPr>
        <w:t>39</w:t>
      </w:r>
      <w:r>
        <w:t xml:space="preserve">, 863–872. </w:t>
      </w:r>
      <w:hyperlink r:id="rId61">
        <w:r>
          <w:rPr>
            <w:rStyle w:val="Hipervnculo"/>
          </w:rPr>
          <w:t>https://doi.org/10.1016/j.paid.2005.02.026</w:t>
        </w:r>
      </w:hyperlink>
    </w:p>
    <w:p w14:paraId="574395ED" w14:textId="77777777" w:rsidR="00A7296A" w:rsidRDefault="00000000">
      <w:pPr>
        <w:pStyle w:val="Bibliografa"/>
      </w:pPr>
      <w:bookmarkStart w:id="639" w:name="ref-zhai2022"/>
      <w:bookmarkEnd w:id="638"/>
      <w:r>
        <w:t xml:space="preserve">Zhai, Y. (2022). Values Change and Support for Democracy in East Asia. </w:t>
      </w:r>
      <w:r>
        <w:rPr>
          <w:i/>
          <w:iCs/>
        </w:rPr>
        <w:t>Social Indicators Research</w:t>
      </w:r>
      <w:r>
        <w:t xml:space="preserve">, </w:t>
      </w:r>
      <w:r>
        <w:rPr>
          <w:i/>
          <w:iCs/>
        </w:rPr>
        <w:t>160</w:t>
      </w:r>
      <w:r>
        <w:t xml:space="preserve">(1), 179–198. </w:t>
      </w:r>
      <w:hyperlink r:id="rId62">
        <w:r>
          <w:rPr>
            <w:rStyle w:val="Hipervnculo"/>
          </w:rPr>
          <w:t>https://doi.org/10.1007/s11205-021-02807-3</w:t>
        </w:r>
      </w:hyperlink>
    </w:p>
    <w:p w14:paraId="56DB7B0A" w14:textId="77777777" w:rsidR="00A7296A" w:rsidRDefault="00000000">
      <w:pPr>
        <w:pStyle w:val="Bibliografa"/>
      </w:pPr>
      <w:bookmarkStart w:id="640" w:name="ref-zhang2009"/>
      <w:bookmarkEnd w:id="639"/>
      <w:r>
        <w:t xml:space="preserve">Zhang, J., Nelson, M. R., &amp; Mao, E. (2009). Beyond de Tocqueville: The roles of vertical and horizontal individualism and conservatism in the 2004 U.S. Presidential election. </w:t>
      </w:r>
      <w:r>
        <w:rPr>
          <w:i/>
          <w:iCs/>
        </w:rPr>
        <w:t>Journal of Consumer Psychology</w:t>
      </w:r>
      <w:r>
        <w:t xml:space="preserve">, </w:t>
      </w:r>
      <w:r>
        <w:rPr>
          <w:i/>
          <w:iCs/>
        </w:rPr>
        <w:t>19</w:t>
      </w:r>
      <w:r>
        <w:t xml:space="preserve">(2), 197–214. </w:t>
      </w:r>
      <w:hyperlink r:id="rId63">
        <w:r>
          <w:rPr>
            <w:rStyle w:val="Hipervnculo"/>
          </w:rPr>
          <w:t>https://doi.org/10.1016/j.jcps.2009.02.012</w:t>
        </w:r>
      </w:hyperlink>
    </w:p>
    <w:p w14:paraId="3D0C1596" w14:textId="77777777" w:rsidR="00A7296A" w:rsidRDefault="00000000">
      <w:pPr>
        <w:pStyle w:val="Bibliografa"/>
      </w:pPr>
      <w:bookmarkStart w:id="641" w:name="ref-zuniga2010"/>
      <w:bookmarkEnd w:id="640"/>
      <w:r>
        <w:lastRenderedPageBreak/>
        <w:t xml:space="preserve">Zúñiga, C., &amp; Asún, R. (2010). </w:t>
      </w:r>
      <w:r w:rsidRPr="00797BB9">
        <w:rPr>
          <w:lang w:val="es-CL"/>
        </w:rPr>
        <w:t xml:space="preserve">Identidad social y discriminación intergrupal. Una relación inevitable? El caso de las identidades regionales en Chile. </w:t>
      </w:r>
      <w:proofErr w:type="spellStart"/>
      <w:r>
        <w:rPr>
          <w:i/>
          <w:iCs/>
        </w:rPr>
        <w:t>Revista</w:t>
      </w:r>
      <w:proofErr w:type="spellEnd"/>
      <w:r>
        <w:rPr>
          <w:i/>
          <w:iCs/>
        </w:rPr>
        <w:t xml:space="preserve"> de </w:t>
      </w:r>
      <w:proofErr w:type="spellStart"/>
      <w:r>
        <w:rPr>
          <w:i/>
          <w:iCs/>
        </w:rPr>
        <w:t>Psicología</w:t>
      </w:r>
      <w:proofErr w:type="spellEnd"/>
      <w:r>
        <w:rPr>
          <w:i/>
          <w:iCs/>
        </w:rPr>
        <w:t xml:space="preserve"> Social</w:t>
      </w:r>
      <w:r>
        <w:t xml:space="preserve">, </w:t>
      </w:r>
      <w:r>
        <w:rPr>
          <w:i/>
          <w:iCs/>
        </w:rPr>
        <w:t>25</w:t>
      </w:r>
      <w:r>
        <w:t xml:space="preserve">(2), 215–230. </w:t>
      </w:r>
      <w:hyperlink r:id="rId64">
        <w:r>
          <w:rPr>
            <w:rStyle w:val="Hipervnculo"/>
          </w:rPr>
          <w:t>https://doi.org/10.1174/021347410791063778</w:t>
        </w:r>
      </w:hyperlink>
      <w:bookmarkEnd w:id="550"/>
      <w:bookmarkEnd w:id="562"/>
      <w:bookmarkEnd w:id="641"/>
    </w:p>
    <w:sectPr w:rsidR="00A7296A" w:rsidSect="005504BC">
      <w:footerReference w:type="even" r:id="rId65"/>
      <w:footerReference w:type="default" r:id="rId66"/>
      <w:pgSz w:w="12240" w:h="15840"/>
      <w:pgMar w:top="1417" w:right="1701" w:bottom="1417" w:left="1701"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D241FD" w14:textId="77777777" w:rsidR="005504BC" w:rsidRDefault="005504BC">
      <w:pPr>
        <w:spacing w:after="0"/>
      </w:pPr>
      <w:r>
        <w:separator/>
      </w:r>
    </w:p>
  </w:endnote>
  <w:endnote w:type="continuationSeparator" w:id="0">
    <w:p w14:paraId="44F6B9F0" w14:textId="77777777" w:rsidR="005504BC" w:rsidRDefault="005504B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015613595"/>
      <w:docPartObj>
        <w:docPartGallery w:val="Page Numbers (Bottom of Page)"/>
        <w:docPartUnique/>
      </w:docPartObj>
    </w:sdtPr>
    <w:sdtContent>
      <w:p w14:paraId="5315003B" w14:textId="77777777" w:rsidR="00DE0BF1" w:rsidRDefault="00000000" w:rsidP="00115BA3">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67B6C401" w14:textId="77777777" w:rsidR="00DE0BF1" w:rsidRDefault="00DE0BF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652867212"/>
      <w:docPartObj>
        <w:docPartGallery w:val="Page Numbers (Bottom of Page)"/>
        <w:docPartUnique/>
      </w:docPartObj>
    </w:sdtPr>
    <w:sdtContent>
      <w:p w14:paraId="7723D37F" w14:textId="77777777" w:rsidR="00DE0BF1" w:rsidRDefault="00000000" w:rsidP="00115BA3">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3475B4A9" w14:textId="77777777" w:rsidR="00DE0BF1" w:rsidRDefault="00DE0BF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5F3605" w14:textId="77777777" w:rsidR="005504BC" w:rsidRDefault="005504BC">
      <w:r>
        <w:separator/>
      </w:r>
    </w:p>
  </w:footnote>
  <w:footnote w:type="continuationSeparator" w:id="0">
    <w:p w14:paraId="5E350524" w14:textId="77777777" w:rsidR="005504BC" w:rsidRDefault="005504BC">
      <w:r>
        <w:continuationSeparator/>
      </w:r>
    </w:p>
  </w:footnote>
  <w:footnote w:id="1">
    <w:p w14:paraId="5054DEB2" w14:textId="77777777" w:rsidR="00A7296A" w:rsidRPr="00797BB9" w:rsidRDefault="00000000">
      <w:pPr>
        <w:pStyle w:val="Textonotapie"/>
        <w:rPr>
          <w:lang w:val="es-CL"/>
        </w:rPr>
      </w:pPr>
      <w:r>
        <w:rPr>
          <w:rStyle w:val="Refdenotaalpie"/>
        </w:rPr>
        <w:footnoteRef/>
      </w:r>
      <w:r w:rsidRPr="00797BB9">
        <w:rPr>
          <w:lang w:val="es-CL"/>
        </w:rPr>
        <w:t xml:space="preserve"> La única excepción es el indicador de competencia, donde los valores se encontraban invertidos. Para facilitar el análisis, se recodificó de modo que 2 indicadora una mayor valoración de la competencia, y 1 una menor.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257A404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4B26710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185560589">
    <w:abstractNumId w:val="0"/>
  </w:num>
  <w:num w:numId="2" w16cid:durableId="1988122832">
    <w:abstractNumId w:val="1"/>
  </w:num>
  <w:num w:numId="3" w16cid:durableId="279337732">
    <w:abstractNumId w:val="1"/>
  </w:num>
  <w:num w:numId="4" w16cid:durableId="371612259">
    <w:abstractNumId w:val="1"/>
  </w:num>
  <w:num w:numId="5" w16cid:durableId="657003190">
    <w:abstractNumId w:val="1"/>
  </w:num>
  <w:num w:numId="6" w16cid:durableId="1566141653">
    <w:abstractNumId w:val="0"/>
  </w:num>
  <w:num w:numId="7" w16cid:durableId="338849589">
    <w:abstractNumId w:val="1"/>
  </w:num>
  <w:num w:numId="8" w16cid:durableId="1771782198">
    <w:abstractNumId w:val="1"/>
  </w:num>
  <w:num w:numId="9" w16cid:durableId="82419900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briel Cortes">
    <w15:presenceInfo w15:providerId="None" w15:userId="Gabriel Cort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96A"/>
    <w:rsid w:val="0007784D"/>
    <w:rsid w:val="000C4508"/>
    <w:rsid w:val="003847F5"/>
    <w:rsid w:val="004C2315"/>
    <w:rsid w:val="004D2DB1"/>
    <w:rsid w:val="005504BC"/>
    <w:rsid w:val="00592BE4"/>
    <w:rsid w:val="005A51F6"/>
    <w:rsid w:val="005E2890"/>
    <w:rsid w:val="00664DE0"/>
    <w:rsid w:val="00750E39"/>
    <w:rsid w:val="00797BB9"/>
    <w:rsid w:val="007A3FD6"/>
    <w:rsid w:val="00873E36"/>
    <w:rsid w:val="009303E8"/>
    <w:rsid w:val="009527ED"/>
    <w:rsid w:val="00974381"/>
    <w:rsid w:val="009A56C8"/>
    <w:rsid w:val="009F1821"/>
    <w:rsid w:val="00A7296A"/>
    <w:rsid w:val="00B24D91"/>
    <w:rsid w:val="00BF4E58"/>
    <w:rsid w:val="00C7787E"/>
    <w:rsid w:val="00C82D58"/>
    <w:rsid w:val="00DE0BF1"/>
    <w:rsid w:val="00E32751"/>
    <w:rsid w:val="00FF1DE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E9B00"/>
  <w15:docId w15:val="{154CE7C2-9297-F94F-AB8F-9D45DD8A8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table of figures"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rsid w:val="008F1400"/>
    <w:pPr>
      <w:keepNext/>
      <w:keepLines/>
      <w:spacing w:before="480" w:after="0"/>
      <w:outlineLvl w:val="0"/>
    </w:pPr>
    <w:rPr>
      <w:rFonts w:eastAsiaTheme="majorEastAsia" w:cstheme="majorBidi"/>
      <w:b/>
      <w:bCs/>
      <w:sz w:val="32"/>
      <w:szCs w:val="32"/>
    </w:rPr>
  </w:style>
  <w:style w:type="paragraph" w:styleId="Ttulo2">
    <w:name w:val="heading 2"/>
    <w:basedOn w:val="Normal"/>
    <w:next w:val="Textoindependiente"/>
    <w:uiPriority w:val="9"/>
    <w:unhideWhenUsed/>
    <w:qFormat/>
    <w:rsid w:val="008F1400"/>
    <w:pPr>
      <w:keepNext/>
      <w:keepLines/>
      <w:spacing w:before="200" w:after="0"/>
      <w:outlineLvl w:val="1"/>
    </w:pPr>
    <w:rPr>
      <w:rFonts w:eastAsiaTheme="majorEastAsia" w:cstheme="majorBidi"/>
      <w:b/>
      <w:bCs/>
      <w:sz w:val="28"/>
      <w:szCs w:val="28"/>
      <w:lang w:val="es-CL"/>
    </w:rPr>
  </w:style>
  <w:style w:type="paragraph" w:styleId="Ttulo3">
    <w:name w:val="heading 3"/>
    <w:basedOn w:val="Normal"/>
    <w:next w:val="Textoindependiente"/>
    <w:uiPriority w:val="9"/>
    <w:unhideWhenUsed/>
    <w:qFormat/>
    <w:rsid w:val="008F1400"/>
    <w:pPr>
      <w:keepNext/>
      <w:keepLines/>
      <w:spacing w:before="200" w:after="0"/>
      <w:outlineLvl w:val="2"/>
    </w:pPr>
    <w:rPr>
      <w:rFonts w:eastAsiaTheme="majorEastAsia" w:cstheme="majorBidi"/>
      <w:b/>
      <w:bCs/>
    </w:rPr>
  </w:style>
  <w:style w:type="paragraph" w:styleId="Ttulo4">
    <w:name w:val="heading 4"/>
    <w:basedOn w:val="Normal"/>
    <w:next w:val="Textoindependiente"/>
    <w:uiPriority w:val="9"/>
    <w:unhideWhenUsed/>
    <w:qFormat/>
    <w:rsid w:val="00443DA4"/>
    <w:pPr>
      <w:keepNext/>
      <w:keepLines/>
      <w:spacing w:before="200" w:after="0"/>
      <w:outlineLvl w:val="3"/>
    </w:pPr>
    <w:rPr>
      <w:rFonts w:eastAsiaTheme="majorEastAsia" w:cstheme="majorBidi"/>
      <w:bCs/>
      <w:i/>
    </w:rPr>
  </w:style>
  <w:style w:type="paragraph" w:styleId="Ttulo5">
    <w:name w:val="heading 5"/>
    <w:basedOn w:val="Normal"/>
    <w:next w:val="Textoindependiente"/>
    <w:uiPriority w:val="9"/>
    <w:unhideWhenUsed/>
    <w:qFormat/>
    <w:rsid w:val="00556C0F"/>
    <w:pPr>
      <w:keepNext/>
      <w:keepLines/>
      <w:spacing w:before="200" w:after="0"/>
      <w:outlineLvl w:val="4"/>
    </w:pPr>
    <w:rPr>
      <w:rFonts w:eastAsiaTheme="majorEastAsia" w:cstheme="majorBidi"/>
      <w:iCs/>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rsid w:val="00FE5EC1"/>
    <w:pPr>
      <w:spacing w:before="180" w:after="180"/>
      <w:jc w:val="both"/>
    </w:pPr>
  </w:style>
  <w:style w:type="paragraph" w:customStyle="1" w:styleId="FirstParagraph">
    <w:name w:val="First Paragraph"/>
    <w:basedOn w:val="Textoindependiente"/>
    <w:next w:val="Textoindependiente"/>
    <w:qFormat/>
    <w:rsid w:val="00FE5EC1"/>
  </w:style>
  <w:style w:type="paragraph" w:customStyle="1" w:styleId="Compact">
    <w:name w:val="Compact"/>
    <w:basedOn w:val="Textoindependiente"/>
    <w:qFormat/>
    <w:pPr>
      <w:spacing w:before="36" w:after="36"/>
    </w:pPr>
  </w:style>
  <w:style w:type="paragraph" w:styleId="Ttulo">
    <w:name w:val="Title"/>
    <w:basedOn w:val="Normal"/>
    <w:next w:val="Textoindependiente"/>
    <w:qFormat/>
    <w:rsid w:val="00FE5EC1"/>
    <w:pPr>
      <w:keepNext/>
      <w:keepLines/>
      <w:spacing w:before="480" w:after="240"/>
      <w:jc w:val="center"/>
    </w:pPr>
    <w:rPr>
      <w:rFonts w:eastAsiaTheme="majorEastAsia" w:cstheme="majorBidi"/>
      <w:b/>
      <w:bCs/>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rsid w:val="006E3B52"/>
    <w:pPr>
      <w:ind w:left="720" w:hanging="720"/>
    </w:pPr>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rsid w:val="00FE5EC1"/>
    <w:pPr>
      <w:jc w:val="both"/>
    </w:pPr>
    <w:rPr>
      <w:sz w:val="20"/>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uiPriority w:val="99"/>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Hipervnculovisitado">
    <w:name w:val="FollowedHyperlink"/>
    <w:basedOn w:val="Fuentedeprrafopredeter"/>
    <w:rsid w:val="00FE5EC1"/>
    <w:rPr>
      <w:color w:val="800080" w:themeColor="followedHyperlink"/>
      <w:u w:val="single"/>
    </w:rPr>
  </w:style>
  <w:style w:type="table" w:styleId="Tablaconcuadrcula">
    <w:name w:val="Table Grid"/>
    <w:basedOn w:val="Tablanormal"/>
    <w:rsid w:val="008F140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rsid w:val="00635791"/>
    <w:pPr>
      <w:spacing w:before="120" w:after="0"/>
    </w:pPr>
    <w:rPr>
      <w:b/>
      <w:bCs/>
      <w:i/>
      <w:iCs/>
    </w:rPr>
  </w:style>
  <w:style w:type="paragraph" w:styleId="TDC2">
    <w:name w:val="toc 2"/>
    <w:basedOn w:val="Normal"/>
    <w:next w:val="Normal"/>
    <w:autoRedefine/>
    <w:uiPriority w:val="39"/>
    <w:rsid w:val="00635791"/>
    <w:pPr>
      <w:spacing w:before="120" w:after="0"/>
      <w:ind w:left="240"/>
    </w:pPr>
    <w:rPr>
      <w:b/>
      <w:bCs/>
      <w:sz w:val="22"/>
      <w:szCs w:val="22"/>
    </w:rPr>
  </w:style>
  <w:style w:type="paragraph" w:styleId="TDC3">
    <w:name w:val="toc 3"/>
    <w:basedOn w:val="Normal"/>
    <w:next w:val="Normal"/>
    <w:autoRedefine/>
    <w:uiPriority w:val="39"/>
    <w:rsid w:val="00635791"/>
    <w:pPr>
      <w:spacing w:after="0"/>
      <w:ind w:left="480"/>
    </w:pPr>
    <w:rPr>
      <w:sz w:val="20"/>
      <w:szCs w:val="20"/>
    </w:rPr>
  </w:style>
  <w:style w:type="paragraph" w:styleId="TDC4">
    <w:name w:val="toc 4"/>
    <w:basedOn w:val="Normal"/>
    <w:next w:val="Normal"/>
    <w:autoRedefine/>
    <w:rsid w:val="00635791"/>
    <w:pPr>
      <w:spacing w:after="0"/>
      <w:ind w:left="720"/>
    </w:pPr>
    <w:rPr>
      <w:sz w:val="20"/>
      <w:szCs w:val="20"/>
    </w:rPr>
  </w:style>
  <w:style w:type="paragraph" w:styleId="TDC5">
    <w:name w:val="toc 5"/>
    <w:basedOn w:val="Normal"/>
    <w:next w:val="Normal"/>
    <w:autoRedefine/>
    <w:rsid w:val="00635791"/>
    <w:pPr>
      <w:spacing w:after="0"/>
      <w:ind w:left="960"/>
    </w:pPr>
    <w:rPr>
      <w:sz w:val="20"/>
      <w:szCs w:val="20"/>
    </w:rPr>
  </w:style>
  <w:style w:type="paragraph" w:styleId="TDC6">
    <w:name w:val="toc 6"/>
    <w:basedOn w:val="Normal"/>
    <w:next w:val="Normal"/>
    <w:autoRedefine/>
    <w:rsid w:val="00635791"/>
    <w:pPr>
      <w:spacing w:after="0"/>
      <w:ind w:left="1200"/>
    </w:pPr>
    <w:rPr>
      <w:sz w:val="20"/>
      <w:szCs w:val="20"/>
    </w:rPr>
  </w:style>
  <w:style w:type="paragraph" w:styleId="TDC7">
    <w:name w:val="toc 7"/>
    <w:basedOn w:val="Normal"/>
    <w:next w:val="Normal"/>
    <w:autoRedefine/>
    <w:rsid w:val="00635791"/>
    <w:pPr>
      <w:spacing w:after="0"/>
      <w:ind w:left="1440"/>
    </w:pPr>
    <w:rPr>
      <w:sz w:val="20"/>
      <w:szCs w:val="20"/>
    </w:rPr>
  </w:style>
  <w:style w:type="paragraph" w:styleId="TDC8">
    <w:name w:val="toc 8"/>
    <w:basedOn w:val="Normal"/>
    <w:next w:val="Normal"/>
    <w:autoRedefine/>
    <w:rsid w:val="00635791"/>
    <w:pPr>
      <w:spacing w:after="0"/>
      <w:ind w:left="1680"/>
    </w:pPr>
    <w:rPr>
      <w:sz w:val="20"/>
      <w:szCs w:val="20"/>
    </w:rPr>
  </w:style>
  <w:style w:type="paragraph" w:styleId="TDC9">
    <w:name w:val="toc 9"/>
    <w:basedOn w:val="Normal"/>
    <w:next w:val="Normal"/>
    <w:autoRedefine/>
    <w:rsid w:val="00635791"/>
    <w:pPr>
      <w:spacing w:after="0"/>
      <w:ind w:left="1920"/>
    </w:pPr>
    <w:rPr>
      <w:sz w:val="20"/>
      <w:szCs w:val="20"/>
    </w:rPr>
  </w:style>
  <w:style w:type="paragraph" w:styleId="Tabladeilustraciones">
    <w:name w:val="table of figures"/>
    <w:basedOn w:val="Normal"/>
    <w:next w:val="Normal"/>
    <w:uiPriority w:val="99"/>
    <w:rsid w:val="002A04E1"/>
    <w:pPr>
      <w:spacing w:after="0"/>
    </w:pPr>
  </w:style>
  <w:style w:type="paragraph" w:styleId="Piedepgina">
    <w:name w:val="footer"/>
    <w:basedOn w:val="Normal"/>
    <w:link w:val="PiedepginaCar"/>
    <w:rsid w:val="002A04E1"/>
    <w:pPr>
      <w:tabs>
        <w:tab w:val="center" w:pos="4252"/>
        <w:tab w:val="right" w:pos="8504"/>
      </w:tabs>
      <w:spacing w:after="0"/>
    </w:pPr>
  </w:style>
  <w:style w:type="character" w:customStyle="1" w:styleId="PiedepginaCar">
    <w:name w:val="Pie de página Car"/>
    <w:basedOn w:val="Fuentedeprrafopredeter"/>
    <w:link w:val="Piedepgina"/>
    <w:rsid w:val="002A04E1"/>
  </w:style>
  <w:style w:type="character" w:styleId="Nmerodepgina">
    <w:name w:val="page number"/>
    <w:basedOn w:val="Fuentedeprrafopredeter"/>
    <w:rsid w:val="002A04E1"/>
  </w:style>
  <w:style w:type="paragraph" w:styleId="Encabezado">
    <w:name w:val="header"/>
    <w:basedOn w:val="Normal"/>
    <w:link w:val="EncabezadoCar"/>
    <w:rsid w:val="00823C27"/>
    <w:pPr>
      <w:tabs>
        <w:tab w:val="center" w:pos="4252"/>
        <w:tab w:val="right" w:pos="8504"/>
      </w:tabs>
      <w:spacing w:after="0"/>
    </w:pPr>
  </w:style>
  <w:style w:type="character" w:customStyle="1" w:styleId="EncabezadoCar">
    <w:name w:val="Encabezado Car"/>
    <w:basedOn w:val="Fuentedeprrafopredeter"/>
    <w:link w:val="Encabezado"/>
    <w:rsid w:val="00823C27"/>
  </w:style>
  <w:style w:type="paragraph" w:styleId="Revisin">
    <w:name w:val="Revision"/>
    <w:hidden/>
    <w:rsid w:val="00797BB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62444">
      <w:bodyDiv w:val="1"/>
      <w:marLeft w:val="0"/>
      <w:marRight w:val="0"/>
      <w:marTop w:val="0"/>
      <w:marBottom w:val="0"/>
      <w:divBdr>
        <w:top w:val="none" w:sz="0" w:space="0" w:color="auto"/>
        <w:left w:val="none" w:sz="0" w:space="0" w:color="auto"/>
        <w:bottom w:val="none" w:sz="0" w:space="0" w:color="auto"/>
        <w:right w:val="none" w:sz="0" w:space="0" w:color="auto"/>
      </w:divBdr>
      <w:divsChild>
        <w:div w:id="1566642607">
          <w:marLeft w:val="0"/>
          <w:marRight w:val="0"/>
          <w:marTop w:val="0"/>
          <w:marBottom w:val="0"/>
          <w:divBdr>
            <w:top w:val="none" w:sz="0" w:space="0" w:color="auto"/>
            <w:left w:val="none" w:sz="0" w:space="0" w:color="auto"/>
            <w:bottom w:val="none" w:sz="0" w:space="0" w:color="auto"/>
            <w:right w:val="none" w:sz="0" w:space="0" w:color="auto"/>
          </w:divBdr>
          <w:divsChild>
            <w:div w:id="10670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268665">
      <w:bodyDiv w:val="1"/>
      <w:marLeft w:val="0"/>
      <w:marRight w:val="0"/>
      <w:marTop w:val="0"/>
      <w:marBottom w:val="0"/>
      <w:divBdr>
        <w:top w:val="none" w:sz="0" w:space="0" w:color="auto"/>
        <w:left w:val="none" w:sz="0" w:space="0" w:color="auto"/>
        <w:bottom w:val="none" w:sz="0" w:space="0" w:color="auto"/>
        <w:right w:val="none" w:sz="0" w:space="0" w:color="auto"/>
      </w:divBdr>
    </w:div>
    <w:div w:id="978463334">
      <w:bodyDiv w:val="1"/>
      <w:marLeft w:val="0"/>
      <w:marRight w:val="0"/>
      <w:marTop w:val="0"/>
      <w:marBottom w:val="0"/>
      <w:divBdr>
        <w:top w:val="none" w:sz="0" w:space="0" w:color="auto"/>
        <w:left w:val="none" w:sz="0" w:space="0" w:color="auto"/>
        <w:bottom w:val="none" w:sz="0" w:space="0" w:color="auto"/>
        <w:right w:val="none" w:sz="0" w:space="0" w:color="auto"/>
      </w:divBdr>
    </w:div>
    <w:div w:id="1238514775">
      <w:bodyDiv w:val="1"/>
      <w:marLeft w:val="0"/>
      <w:marRight w:val="0"/>
      <w:marTop w:val="0"/>
      <w:marBottom w:val="0"/>
      <w:divBdr>
        <w:top w:val="none" w:sz="0" w:space="0" w:color="auto"/>
        <w:left w:val="none" w:sz="0" w:space="0" w:color="auto"/>
        <w:bottom w:val="none" w:sz="0" w:space="0" w:color="auto"/>
        <w:right w:val="none" w:sz="0" w:space="0" w:color="auto"/>
      </w:divBdr>
    </w:div>
    <w:div w:id="1617173586">
      <w:bodyDiv w:val="1"/>
      <w:marLeft w:val="0"/>
      <w:marRight w:val="0"/>
      <w:marTop w:val="0"/>
      <w:marBottom w:val="0"/>
      <w:divBdr>
        <w:top w:val="none" w:sz="0" w:space="0" w:color="auto"/>
        <w:left w:val="none" w:sz="0" w:space="0" w:color="auto"/>
        <w:bottom w:val="none" w:sz="0" w:space="0" w:color="auto"/>
        <w:right w:val="none" w:sz="0" w:space="0" w:color="auto"/>
      </w:divBdr>
      <w:divsChild>
        <w:div w:id="470365737">
          <w:marLeft w:val="0"/>
          <w:marRight w:val="0"/>
          <w:marTop w:val="0"/>
          <w:marBottom w:val="0"/>
          <w:divBdr>
            <w:top w:val="none" w:sz="0" w:space="0" w:color="auto"/>
            <w:left w:val="none" w:sz="0" w:space="0" w:color="auto"/>
            <w:bottom w:val="none" w:sz="0" w:space="0" w:color="auto"/>
            <w:right w:val="none" w:sz="0" w:space="0" w:color="auto"/>
          </w:divBdr>
          <w:divsChild>
            <w:div w:id="752624366">
              <w:marLeft w:val="0"/>
              <w:marRight w:val="0"/>
              <w:marTop w:val="0"/>
              <w:marBottom w:val="0"/>
              <w:divBdr>
                <w:top w:val="none" w:sz="0" w:space="0" w:color="auto"/>
                <w:left w:val="none" w:sz="0" w:space="0" w:color="auto"/>
                <w:bottom w:val="none" w:sz="0" w:space="0" w:color="auto"/>
                <w:right w:val="none" w:sz="0" w:space="0" w:color="auto"/>
              </w:divBdr>
              <w:divsChild>
                <w:div w:id="933560721">
                  <w:marLeft w:val="0"/>
                  <w:marRight w:val="0"/>
                  <w:marTop w:val="0"/>
                  <w:marBottom w:val="0"/>
                  <w:divBdr>
                    <w:top w:val="none" w:sz="0" w:space="0" w:color="auto"/>
                    <w:left w:val="none" w:sz="0" w:space="0" w:color="auto"/>
                    <w:bottom w:val="none" w:sz="0" w:space="0" w:color="auto"/>
                    <w:right w:val="none" w:sz="0" w:space="0" w:color="auto"/>
                  </w:divBdr>
                </w:div>
              </w:divsChild>
            </w:div>
            <w:div w:id="1798066185">
              <w:marLeft w:val="0"/>
              <w:marRight w:val="0"/>
              <w:marTop w:val="0"/>
              <w:marBottom w:val="0"/>
              <w:divBdr>
                <w:top w:val="none" w:sz="0" w:space="0" w:color="auto"/>
                <w:left w:val="none" w:sz="0" w:space="0" w:color="auto"/>
                <w:bottom w:val="none" w:sz="0" w:space="0" w:color="auto"/>
                <w:right w:val="none" w:sz="0" w:space="0" w:color="auto"/>
              </w:divBdr>
              <w:divsChild>
                <w:div w:id="551188721">
                  <w:marLeft w:val="0"/>
                  <w:marRight w:val="0"/>
                  <w:marTop w:val="0"/>
                  <w:marBottom w:val="0"/>
                  <w:divBdr>
                    <w:top w:val="none" w:sz="0" w:space="0" w:color="auto"/>
                    <w:left w:val="none" w:sz="0" w:space="0" w:color="auto"/>
                    <w:bottom w:val="none" w:sz="0" w:space="0" w:color="auto"/>
                    <w:right w:val="none" w:sz="0" w:space="0" w:color="auto"/>
                  </w:divBdr>
                </w:div>
              </w:divsChild>
            </w:div>
            <w:div w:id="960308859">
              <w:marLeft w:val="0"/>
              <w:marRight w:val="0"/>
              <w:marTop w:val="0"/>
              <w:marBottom w:val="0"/>
              <w:divBdr>
                <w:top w:val="none" w:sz="0" w:space="0" w:color="auto"/>
                <w:left w:val="none" w:sz="0" w:space="0" w:color="auto"/>
                <w:bottom w:val="none" w:sz="0" w:space="0" w:color="auto"/>
                <w:right w:val="none" w:sz="0" w:space="0" w:color="auto"/>
              </w:divBdr>
              <w:divsChild>
                <w:div w:id="2085372747">
                  <w:marLeft w:val="0"/>
                  <w:marRight w:val="0"/>
                  <w:marTop w:val="0"/>
                  <w:marBottom w:val="0"/>
                  <w:divBdr>
                    <w:top w:val="none" w:sz="0" w:space="0" w:color="auto"/>
                    <w:left w:val="none" w:sz="0" w:space="0" w:color="auto"/>
                    <w:bottom w:val="none" w:sz="0" w:space="0" w:color="auto"/>
                    <w:right w:val="none" w:sz="0" w:space="0" w:color="auto"/>
                  </w:divBdr>
                </w:div>
              </w:divsChild>
            </w:div>
            <w:div w:id="100758543">
              <w:marLeft w:val="0"/>
              <w:marRight w:val="0"/>
              <w:marTop w:val="0"/>
              <w:marBottom w:val="0"/>
              <w:divBdr>
                <w:top w:val="none" w:sz="0" w:space="0" w:color="auto"/>
                <w:left w:val="none" w:sz="0" w:space="0" w:color="auto"/>
                <w:bottom w:val="none" w:sz="0" w:space="0" w:color="auto"/>
                <w:right w:val="none" w:sz="0" w:space="0" w:color="auto"/>
              </w:divBdr>
              <w:divsChild>
                <w:div w:id="1113554007">
                  <w:marLeft w:val="0"/>
                  <w:marRight w:val="0"/>
                  <w:marTop w:val="0"/>
                  <w:marBottom w:val="0"/>
                  <w:divBdr>
                    <w:top w:val="none" w:sz="0" w:space="0" w:color="auto"/>
                    <w:left w:val="none" w:sz="0" w:space="0" w:color="auto"/>
                    <w:bottom w:val="none" w:sz="0" w:space="0" w:color="auto"/>
                    <w:right w:val="none" w:sz="0" w:space="0" w:color="auto"/>
                  </w:divBdr>
                </w:div>
                <w:div w:id="1238828888">
                  <w:marLeft w:val="0"/>
                  <w:marRight w:val="0"/>
                  <w:marTop w:val="0"/>
                  <w:marBottom w:val="0"/>
                  <w:divBdr>
                    <w:top w:val="none" w:sz="0" w:space="0" w:color="auto"/>
                    <w:left w:val="none" w:sz="0" w:space="0" w:color="auto"/>
                    <w:bottom w:val="none" w:sz="0" w:space="0" w:color="auto"/>
                    <w:right w:val="none" w:sz="0" w:space="0" w:color="auto"/>
                  </w:divBdr>
                </w:div>
                <w:div w:id="959453673">
                  <w:marLeft w:val="0"/>
                  <w:marRight w:val="0"/>
                  <w:marTop w:val="0"/>
                  <w:marBottom w:val="0"/>
                  <w:divBdr>
                    <w:top w:val="none" w:sz="0" w:space="0" w:color="auto"/>
                    <w:left w:val="none" w:sz="0" w:space="0" w:color="auto"/>
                    <w:bottom w:val="none" w:sz="0" w:space="0" w:color="auto"/>
                    <w:right w:val="none" w:sz="0" w:space="0" w:color="auto"/>
                  </w:divBdr>
                </w:div>
              </w:divsChild>
            </w:div>
            <w:div w:id="1508594828">
              <w:marLeft w:val="0"/>
              <w:marRight w:val="0"/>
              <w:marTop w:val="0"/>
              <w:marBottom w:val="0"/>
              <w:divBdr>
                <w:top w:val="none" w:sz="0" w:space="0" w:color="auto"/>
                <w:left w:val="none" w:sz="0" w:space="0" w:color="auto"/>
                <w:bottom w:val="none" w:sz="0" w:space="0" w:color="auto"/>
                <w:right w:val="none" w:sz="0" w:space="0" w:color="auto"/>
              </w:divBdr>
              <w:divsChild>
                <w:div w:id="5597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567666">
      <w:bodyDiv w:val="1"/>
      <w:marLeft w:val="0"/>
      <w:marRight w:val="0"/>
      <w:marTop w:val="0"/>
      <w:marBottom w:val="0"/>
      <w:divBdr>
        <w:top w:val="none" w:sz="0" w:space="0" w:color="auto"/>
        <w:left w:val="none" w:sz="0" w:space="0" w:color="auto"/>
        <w:bottom w:val="none" w:sz="0" w:space="0" w:color="auto"/>
        <w:right w:val="none" w:sz="0" w:space="0" w:color="auto"/>
      </w:divBdr>
    </w:div>
    <w:div w:id="195582083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11/ruso.12397" TargetMode="External"/><Relationship Id="rId21" Type="http://schemas.openxmlformats.org/officeDocument/2006/relationships/hyperlink" Target="https://doi.org/10.1037/0033-295X.114.1.133" TargetMode="External"/><Relationship Id="rId42" Type="http://schemas.openxmlformats.org/officeDocument/2006/relationships/hyperlink" Target="https://doi.org/10.1016/j.ejpoleco.2015.11.005" TargetMode="External"/><Relationship Id="rId47" Type="http://schemas.openxmlformats.org/officeDocument/2006/relationships/hyperlink" Target="https://doi.org/10.1111/bjso.12499" TargetMode="External"/><Relationship Id="rId63" Type="http://schemas.openxmlformats.org/officeDocument/2006/relationships/hyperlink" Target="https://doi.org/10.1016/j.jcps.2009.02.012" TargetMode="External"/><Relationship Id="rId68" Type="http://schemas.microsoft.com/office/2011/relationships/people" Target="peop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i.org/10.1177/0011392113512496" TargetMode="External"/><Relationship Id="rId29" Type="http://schemas.openxmlformats.org/officeDocument/2006/relationships/hyperlink" Target="https://doi.org/10.1177/1354068820920853" TargetMode="External"/><Relationship Id="rId11" Type="http://schemas.openxmlformats.org/officeDocument/2006/relationships/image" Target="media/image5.png"/><Relationship Id="rId24" Type="http://schemas.openxmlformats.org/officeDocument/2006/relationships/hyperlink" Target="https://doi.org/10.1111/pops.12787" TargetMode="External"/><Relationship Id="rId32" Type="http://schemas.openxmlformats.org/officeDocument/2006/relationships/hyperlink" Target="https://doi.org/10.1177/0008429820920885" TargetMode="External"/><Relationship Id="rId37" Type="http://schemas.openxmlformats.org/officeDocument/2006/relationships/hyperlink" Target="https://doi.org/10.1111/josi.12023" TargetMode="External"/><Relationship Id="rId40" Type="http://schemas.openxmlformats.org/officeDocument/2006/relationships/hyperlink" Target="https://doi.org/10.1080/0163660X.2017.1302735" TargetMode="External"/><Relationship Id="rId45" Type="http://schemas.openxmlformats.org/officeDocument/2006/relationships/hyperlink" Target="https://doi.org/10.1353/jod.2016.0046" TargetMode="External"/><Relationship Id="rId53" Type="http://schemas.openxmlformats.org/officeDocument/2006/relationships/hyperlink" Target="https://doi.org/10.1111/ruso.12408" TargetMode="External"/><Relationship Id="rId58" Type="http://schemas.openxmlformats.org/officeDocument/2006/relationships/hyperlink" Target="https://doi.org/10.1080/17544750903528799" TargetMode="External"/><Relationship Id="rId66"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hyperlink" Target="https://doi.org/10.1016/j.paid.2005.02.026" TargetMode="External"/><Relationship Id="rId19" Type="http://schemas.openxmlformats.org/officeDocument/2006/relationships/hyperlink" Target="https://doi.org/10.1111/pops.12812" TargetMode="External"/><Relationship Id="rId14" Type="http://schemas.openxmlformats.org/officeDocument/2006/relationships/image" Target="media/image8.png"/><Relationship Id="rId22" Type="http://schemas.openxmlformats.org/officeDocument/2006/relationships/hyperlink" Target="https://doi.org/10.1177/1065912910370692" TargetMode="External"/><Relationship Id="rId27" Type="http://schemas.openxmlformats.org/officeDocument/2006/relationships/hyperlink" Target="https://doi.org/10.1075/jlp.22131.dia" TargetMode="External"/><Relationship Id="rId30" Type="http://schemas.openxmlformats.org/officeDocument/2006/relationships/hyperlink" Target="https://doi.org/10.1080/1369183X.2018.1521715" TargetMode="External"/><Relationship Id="rId35" Type="http://schemas.openxmlformats.org/officeDocument/2006/relationships/hyperlink" Target="https://doi.org/10.1016/j.leaqua.2017.12.007" TargetMode="External"/><Relationship Id="rId43" Type="http://schemas.openxmlformats.org/officeDocument/2006/relationships/hyperlink" Target="https://doi.org/10.5964/jspp.6213" TargetMode="External"/><Relationship Id="rId48" Type="http://schemas.openxmlformats.org/officeDocument/2006/relationships/hyperlink" Target="https://doi.org/10.1111/j.1460-2466.1998.tb02773.x" TargetMode="External"/><Relationship Id="rId56" Type="http://schemas.openxmlformats.org/officeDocument/2006/relationships/hyperlink" Target="https://doi.org/10.1016/S0191-8869(98)00258-X" TargetMode="External"/><Relationship Id="rId64" Type="http://schemas.openxmlformats.org/officeDocument/2006/relationships/hyperlink" Target="https://doi.org/10.1174/021347410791063778" TargetMode="External"/><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doi.org/10.1353/jod.1994.0010"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doi.org/10.1111/pops.12580" TargetMode="External"/><Relationship Id="rId25" Type="http://schemas.openxmlformats.org/officeDocument/2006/relationships/hyperlink" Target="https://doi.org/10.1177/1088868310373752" TargetMode="External"/><Relationship Id="rId33" Type="http://schemas.openxmlformats.org/officeDocument/2006/relationships/hyperlink" Target="https://doi.org/10.1002/(SICI)1099-0992(199605)26:3%3c397::AID-EJSP763%3e3.0.CO;2-J" TargetMode="External"/><Relationship Id="rId38" Type="http://schemas.openxmlformats.org/officeDocument/2006/relationships/hyperlink" Target="https://doi.org/10.1177/0192512117702755" TargetMode="External"/><Relationship Id="rId46" Type="http://schemas.openxmlformats.org/officeDocument/2006/relationships/hyperlink" Target="https://doi.org/10.1111/bjso.12290" TargetMode="External"/><Relationship Id="rId59" Type="http://schemas.openxmlformats.org/officeDocument/2006/relationships/hyperlink" Target="https://doi.org/10.1080/13510347.2019.1656198" TargetMode="External"/><Relationship Id="rId67" Type="http://schemas.openxmlformats.org/officeDocument/2006/relationships/fontTable" Target="fontTable.xml"/><Relationship Id="rId20" Type="http://schemas.openxmlformats.org/officeDocument/2006/relationships/hyperlink" Target="https://doi.org/10.1177/0033294119868786" TargetMode="External"/><Relationship Id="rId41" Type="http://schemas.openxmlformats.org/officeDocument/2006/relationships/hyperlink" Target="https://doi.org/10.1177/0022022108328917" TargetMode="External"/><Relationship Id="rId54" Type="http://schemas.openxmlformats.org/officeDocument/2006/relationships/hyperlink" Target="https://doi.org/10.1016/j.leaqua.2022.101608" TargetMode="External"/><Relationship Id="rId62" Type="http://schemas.openxmlformats.org/officeDocument/2006/relationships/hyperlink" Target="https://doi.org/10.1007/s11205-021-02807-3"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doi.org/10.1177/1368431017698474" TargetMode="External"/><Relationship Id="rId28" Type="http://schemas.openxmlformats.org/officeDocument/2006/relationships/hyperlink" Target="https://doi.org/10.1080/17457289.2019.1666270" TargetMode="External"/><Relationship Id="rId36" Type="http://schemas.openxmlformats.org/officeDocument/2006/relationships/hyperlink" Target="https://doi.org/10.1080/10463283.2020.1827628" TargetMode="External"/><Relationship Id="rId49" Type="http://schemas.openxmlformats.org/officeDocument/2006/relationships/hyperlink" Target="https://doi.org/10.1080/13569775.2018.1504426" TargetMode="External"/><Relationship Id="rId57" Type="http://schemas.openxmlformats.org/officeDocument/2006/relationships/hyperlink" Target="https://doi.org/10.1080/00224540209603912" TargetMode="External"/><Relationship Id="rId10" Type="http://schemas.openxmlformats.org/officeDocument/2006/relationships/image" Target="media/image4.png"/><Relationship Id="rId31" Type="http://schemas.openxmlformats.org/officeDocument/2006/relationships/hyperlink" Target="https://doi.org/10.4236/jamp.2019.77103" TargetMode="External"/><Relationship Id="rId44" Type="http://schemas.openxmlformats.org/officeDocument/2006/relationships/hyperlink" Target="https://doi.org/10.18637/jss.v042.i10" TargetMode="External"/><Relationship Id="rId52" Type="http://schemas.openxmlformats.org/officeDocument/2006/relationships/hyperlink" Target="https://doi.org/10.1111/1475-6765.12374" TargetMode="External"/><Relationship Id="rId60" Type="http://schemas.openxmlformats.org/officeDocument/2006/relationships/hyperlink" Target="https://doi.org/10.5964/jspp.7235" TargetMode="External"/><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doi.org/10.1177/1866802X21991261" TargetMode="External"/><Relationship Id="rId39" Type="http://schemas.openxmlformats.org/officeDocument/2006/relationships/hyperlink" Target="https://doi.org/10.1177/0022022103034003005" TargetMode="External"/><Relationship Id="rId34" Type="http://schemas.openxmlformats.org/officeDocument/2006/relationships/hyperlink" Target="https://doi.org/10.1177/0010414019879947" TargetMode="External"/><Relationship Id="rId50" Type="http://schemas.openxmlformats.org/officeDocument/2006/relationships/hyperlink" Target="https://doi.org/10.1016/j.ejpoleco.2020.101985" TargetMode="External"/><Relationship Id="rId55" Type="http://schemas.openxmlformats.org/officeDocument/2006/relationships/hyperlink" Target="https://doi.org/10.1177/095679761987547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229</TotalTime>
  <Pages>38</Pages>
  <Words>14296</Words>
  <Characters>78628</Characters>
  <Application>Microsoft Office Word</Application>
  <DocSecurity>0</DocSecurity>
  <Lines>655</Lines>
  <Paragraphs>185</Paragraphs>
  <ScaleCrop>false</ScaleCrop>
  <HeadingPairs>
    <vt:vector size="2" baseType="variant">
      <vt:variant>
        <vt:lpstr>Título</vt:lpstr>
      </vt:variant>
      <vt:variant>
        <vt:i4>1</vt:i4>
      </vt:variant>
    </vt:vector>
  </HeadingPairs>
  <TitlesOfParts>
    <vt:vector size="1" baseType="lpstr">
      <vt:lpstr>PERFILES DE INDIVIDUALISMO Y SU RELACIÓN CON EL APOYO A UN LÍDER FUERTE EN LA SOCIEDAD CHILENA</vt:lpstr>
    </vt:vector>
  </TitlesOfParts>
  <Company/>
  <LinksUpToDate>false</LinksUpToDate>
  <CharactersWithSpaces>92739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PERFILES DE INDIVIDUALISMO Y SU RELACIÓN CON EL APOYO A UN LÍDER FUERTE EN LA SOCIEDAD CHILENA</dc:title>
  <dc:creator>GABRIEL CORTÉS PAREDES</dc:creator>
  <cp:keywords/>
  <cp:lastModifiedBy>Gabriel Cortes</cp:lastModifiedBy>
  <cp:revision>3</cp:revision>
  <dcterms:created xsi:type="dcterms:W3CDTF">2024-03-27T15:14:00Z</dcterms:created>
  <dcterms:modified xsi:type="dcterms:W3CDTF">2024-03-28T18:44:00Z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visor">
    <vt:lpwstr>Profesora guía: Macarena Orchard</vt:lpwstr>
  </property>
  <property fmtid="{D5CDD505-2E9C-101B-9397-08002B2CF9AE}" pid="3" name="bibliography">
    <vt:lpwstr/>
  </property>
  <property fmtid="{D5CDD505-2E9C-101B-9397-08002B2CF9AE}" pid="4" name="bookdown">
    <vt:lpwstr/>
  </property>
  <property fmtid="{D5CDD505-2E9C-101B-9397-08002B2CF9AE}" pid="5" name="csl">
    <vt:lpwstr>apa.csl</vt:lpwstr>
  </property>
  <property fmtid="{D5CDD505-2E9C-101B-9397-08002B2CF9AE}" pid="6" name="date">
    <vt:lpwstr>Santiago de Chile, 2023</vt:lpwstr>
  </property>
  <property fmtid="{D5CDD505-2E9C-101B-9397-08002B2CF9AE}" pid="7" name="degree">
    <vt:lpwstr>Tesis para optar al grado de magíster en Métodos para la Investigación Social</vt:lpwstr>
  </property>
  <property fmtid="{D5CDD505-2E9C-101B-9397-08002B2CF9AE}" pid="8" name="documentclass">
    <vt:lpwstr>book</vt:lpwstr>
  </property>
  <property fmtid="{D5CDD505-2E9C-101B-9397-08002B2CF9AE}" pid="9" name="fontsize">
    <vt:lpwstr>12pt</vt:lpwstr>
  </property>
  <property fmtid="{D5CDD505-2E9C-101B-9397-08002B2CF9AE}" pid="10" name="institution">
    <vt:lpwstr>FACULTAD DE CIENCIAS SOCIALES E HISTORIA</vt:lpwstr>
  </property>
  <property fmtid="{D5CDD505-2E9C-101B-9397-08002B2CF9AE}" pid="11" name="linespread">
    <vt:lpwstr>1</vt:lpwstr>
  </property>
  <property fmtid="{D5CDD505-2E9C-101B-9397-08002B2CF9AE}" pid="12" name="link-citations">
    <vt:lpwstr>True</vt:lpwstr>
  </property>
  <property fmtid="{D5CDD505-2E9C-101B-9397-08002B2CF9AE}" pid="13" name="lof">
    <vt:lpwstr>True</vt:lpwstr>
  </property>
  <property fmtid="{D5CDD505-2E9C-101B-9397-08002B2CF9AE}" pid="14" name="lot">
    <vt:lpwstr>True</vt:lpwstr>
  </property>
  <property fmtid="{D5CDD505-2E9C-101B-9397-08002B2CF9AE}" pid="15" name="output">
    <vt:lpwstr>bookdown::gitbook</vt:lpwstr>
  </property>
  <property fmtid="{D5CDD505-2E9C-101B-9397-08002B2CF9AE}" pid="16" name="site">
    <vt:lpwstr>bookdown::bookdown_site</vt:lpwstr>
  </property>
  <property fmtid="{D5CDD505-2E9C-101B-9397-08002B2CF9AE}" pid="17" name="subtitle">
    <vt:lpwstr/>
  </property>
</Properties>
</file>